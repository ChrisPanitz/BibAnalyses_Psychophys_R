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0B314" w14:textId="2A764953" w:rsidR="00EF7CCC" w:rsidRDefault="00847CCD" w:rsidP="00EF7CCC">
      <w:pPr>
        <w:jc w:val="center"/>
        <w:rPr>
          <w:szCs w:val="22"/>
        </w:rPr>
      </w:pPr>
      <w:r w:rsidRPr="00821F19">
        <w:rPr>
          <w:rFonts w:ascii="Times New Roman" w:hAnsi="Times New Roman" w:cs="Times New Roman"/>
          <w:b/>
          <w:bCs/>
        </w:rPr>
        <w:t>60 years of Psychophysiology: mapping thematic developments and seminal publications</w:t>
      </w:r>
    </w:p>
    <w:p w14:paraId="2D12B5EC" w14:textId="77777777" w:rsidR="00EF7CCC" w:rsidRPr="00D57725" w:rsidRDefault="00EF7CCC" w:rsidP="00EF7CCC"/>
    <w:p w14:paraId="41D9E64B" w14:textId="77777777" w:rsidR="00EF7CCC" w:rsidRPr="00D57725" w:rsidRDefault="00EF7CCC" w:rsidP="00EF7CCC"/>
    <w:p w14:paraId="5F649C21" w14:textId="460E396B" w:rsidR="00EF7CCC" w:rsidRPr="00D57725" w:rsidRDefault="00EF7CCC" w:rsidP="00EF7CCC">
      <w:pPr>
        <w:jc w:val="center"/>
        <w:rPr>
          <w:szCs w:val="22"/>
        </w:rPr>
      </w:pPr>
      <w:r w:rsidRPr="00D57725">
        <w:rPr>
          <w:szCs w:val="22"/>
        </w:rPr>
        <w:t xml:space="preserve">Christian </w:t>
      </w:r>
      <w:proofErr w:type="spellStart"/>
      <w:proofErr w:type="gramStart"/>
      <w:r w:rsidRPr="00D57725">
        <w:rPr>
          <w:szCs w:val="22"/>
        </w:rPr>
        <w:t>Panitz</w:t>
      </w:r>
      <w:r w:rsidRPr="00D57725">
        <w:rPr>
          <w:szCs w:val="22"/>
          <w:vertAlign w:val="superscript"/>
        </w:rPr>
        <w:t>a</w:t>
      </w:r>
      <w:proofErr w:type="spellEnd"/>
      <w:r>
        <w:rPr>
          <w:szCs w:val="22"/>
          <w:vertAlign w:val="superscript"/>
        </w:rPr>
        <w:t>,</w:t>
      </w:r>
      <w:r w:rsidRPr="00EF7CCC">
        <w:rPr>
          <w:szCs w:val="22"/>
        </w:rPr>
        <w:t>*</w:t>
      </w:r>
      <w:proofErr w:type="gramEnd"/>
      <w:r w:rsidRPr="00D57725">
        <w:rPr>
          <w:szCs w:val="22"/>
        </w:rPr>
        <w:t xml:space="preserve"> (</w:t>
      </w:r>
      <w:r>
        <w:rPr>
          <w:szCs w:val="22"/>
        </w:rPr>
        <w:t>cpanitz@uni-bremen.de</w:t>
      </w:r>
      <w:r w:rsidRPr="00D57725">
        <w:rPr>
          <w:szCs w:val="22"/>
        </w:rPr>
        <w:t>)</w:t>
      </w:r>
    </w:p>
    <w:p w14:paraId="31C68E15" w14:textId="77777777" w:rsidR="00EF7CCC" w:rsidRPr="00EF7CCC" w:rsidRDefault="00EF7CCC" w:rsidP="00EF7CCC">
      <w:pPr>
        <w:jc w:val="center"/>
        <w:rPr>
          <w:szCs w:val="22"/>
          <w:lang w:val="de-DE"/>
        </w:rPr>
      </w:pPr>
      <w:r w:rsidRPr="00EF7CCC">
        <w:rPr>
          <w:szCs w:val="22"/>
          <w:lang w:val="de-DE"/>
        </w:rPr>
        <w:t xml:space="preserve">&amp; </w:t>
      </w:r>
    </w:p>
    <w:p w14:paraId="29458B48" w14:textId="08AFA741" w:rsidR="00EF7CCC" w:rsidRPr="00EF7CCC" w:rsidRDefault="00EF7CCC" w:rsidP="00EF7CCC">
      <w:pPr>
        <w:jc w:val="center"/>
        <w:rPr>
          <w:szCs w:val="22"/>
        </w:rPr>
      </w:pPr>
      <w:r w:rsidRPr="00EF7CCC">
        <w:rPr>
          <w:szCs w:val="22"/>
        </w:rPr>
        <w:t xml:space="preserve">Carola </w:t>
      </w:r>
      <w:proofErr w:type="spellStart"/>
      <w:proofErr w:type="gramStart"/>
      <w:r>
        <w:rPr>
          <w:szCs w:val="22"/>
        </w:rPr>
        <w:t>D</w:t>
      </w:r>
      <w:r w:rsidRPr="00EF7CCC">
        <w:rPr>
          <w:szCs w:val="22"/>
        </w:rPr>
        <w:t>ell</w:t>
      </w:r>
      <w:r>
        <w:rPr>
          <w:szCs w:val="22"/>
        </w:rPr>
        <w:t>’</w:t>
      </w:r>
      <w:r w:rsidRPr="00EF7CCC">
        <w:rPr>
          <w:szCs w:val="22"/>
        </w:rPr>
        <w:t>Aqua</w:t>
      </w:r>
      <w:r w:rsidRPr="00EF7CCC">
        <w:rPr>
          <w:szCs w:val="22"/>
          <w:vertAlign w:val="superscript"/>
        </w:rPr>
        <w:t>b</w:t>
      </w:r>
      <w:proofErr w:type="spellEnd"/>
      <w:r>
        <w:rPr>
          <w:szCs w:val="22"/>
          <w:vertAlign w:val="superscript"/>
        </w:rPr>
        <w:t>,</w:t>
      </w:r>
      <w:r>
        <w:rPr>
          <w:szCs w:val="22"/>
        </w:rPr>
        <w:t>*</w:t>
      </w:r>
      <w:proofErr w:type="gramEnd"/>
      <w:r w:rsidRPr="00EF7CCC">
        <w:rPr>
          <w:szCs w:val="22"/>
        </w:rPr>
        <w:t xml:space="preserve"> (</w:t>
      </w:r>
      <w:r w:rsidR="00E9401D" w:rsidRPr="00E9401D">
        <w:rPr>
          <w:szCs w:val="22"/>
        </w:rPr>
        <w:t>carola.dellacqua@unipd.it</w:t>
      </w:r>
      <w:r w:rsidRPr="00EF7CCC">
        <w:rPr>
          <w:szCs w:val="22"/>
        </w:rPr>
        <w:t>)</w:t>
      </w:r>
    </w:p>
    <w:p w14:paraId="6BFCFFDA" w14:textId="77777777" w:rsidR="00EF7CCC" w:rsidRPr="00EF7CCC" w:rsidRDefault="00EF7CCC" w:rsidP="00EF7CCC">
      <w:pPr>
        <w:jc w:val="center"/>
        <w:rPr>
          <w:szCs w:val="22"/>
          <w:vertAlign w:val="superscript"/>
        </w:rPr>
      </w:pPr>
    </w:p>
    <w:p w14:paraId="63F03EF6" w14:textId="77777777" w:rsidR="00EF7CCC" w:rsidRPr="00EF7CCC" w:rsidRDefault="00EF7CCC" w:rsidP="00EF7CCC">
      <w:pPr>
        <w:rPr>
          <w:szCs w:val="22"/>
          <w:vertAlign w:val="superscript"/>
        </w:rPr>
      </w:pPr>
    </w:p>
    <w:p w14:paraId="12AC4B72" w14:textId="77777777" w:rsidR="00EF7CCC" w:rsidRDefault="00EF7CCC" w:rsidP="00EF7CCC">
      <w:pPr>
        <w:rPr>
          <w:szCs w:val="22"/>
        </w:rPr>
      </w:pPr>
      <w:proofErr w:type="spellStart"/>
      <w:r>
        <w:rPr>
          <w:szCs w:val="22"/>
          <w:vertAlign w:val="superscript"/>
        </w:rPr>
        <w:t>a</w:t>
      </w:r>
      <w:r w:rsidRPr="00D57725">
        <w:rPr>
          <w:szCs w:val="22"/>
        </w:rPr>
        <w:t>University</w:t>
      </w:r>
      <w:proofErr w:type="spellEnd"/>
      <w:r w:rsidRPr="00D57725">
        <w:rPr>
          <w:szCs w:val="22"/>
        </w:rPr>
        <w:t xml:space="preserve"> of </w:t>
      </w:r>
      <w:r>
        <w:rPr>
          <w:szCs w:val="22"/>
        </w:rPr>
        <w:t>Bremen</w:t>
      </w:r>
      <w:r w:rsidRPr="00D57725">
        <w:rPr>
          <w:szCs w:val="22"/>
        </w:rPr>
        <w:t xml:space="preserve">, Department of Psychology, </w:t>
      </w:r>
      <w:proofErr w:type="spellStart"/>
      <w:r>
        <w:rPr>
          <w:szCs w:val="22"/>
        </w:rPr>
        <w:t>Hochschulring</w:t>
      </w:r>
      <w:proofErr w:type="spellEnd"/>
      <w:r>
        <w:rPr>
          <w:szCs w:val="22"/>
        </w:rPr>
        <w:t xml:space="preserve"> 18</w:t>
      </w:r>
      <w:r w:rsidRPr="00D57725">
        <w:rPr>
          <w:szCs w:val="22"/>
        </w:rPr>
        <w:t xml:space="preserve">, </w:t>
      </w:r>
      <w:r>
        <w:rPr>
          <w:szCs w:val="22"/>
        </w:rPr>
        <w:t>28359 Bremen</w:t>
      </w:r>
      <w:r w:rsidRPr="00D57725">
        <w:rPr>
          <w:szCs w:val="22"/>
        </w:rPr>
        <w:t>, Germany</w:t>
      </w:r>
    </w:p>
    <w:p w14:paraId="76D7135A" w14:textId="7F2798E4" w:rsidR="00EF7CCC" w:rsidRDefault="00EF7CCC" w:rsidP="00EF7CCC">
      <w:pPr>
        <w:rPr>
          <w:szCs w:val="22"/>
        </w:rPr>
      </w:pPr>
      <w:proofErr w:type="spellStart"/>
      <w:r>
        <w:rPr>
          <w:szCs w:val="22"/>
          <w:vertAlign w:val="superscript"/>
        </w:rPr>
        <w:t>b</w:t>
      </w:r>
      <w:r w:rsidRPr="00D57725">
        <w:rPr>
          <w:szCs w:val="22"/>
        </w:rPr>
        <w:t>University</w:t>
      </w:r>
      <w:proofErr w:type="spellEnd"/>
      <w:r w:rsidRPr="00D57725">
        <w:rPr>
          <w:szCs w:val="22"/>
        </w:rPr>
        <w:t xml:space="preserve"> of </w:t>
      </w:r>
      <w:r>
        <w:rPr>
          <w:szCs w:val="22"/>
        </w:rPr>
        <w:t>Padova</w:t>
      </w:r>
      <w:r w:rsidRPr="00D57725">
        <w:rPr>
          <w:szCs w:val="22"/>
        </w:rPr>
        <w:t xml:space="preserve">, Department of </w:t>
      </w:r>
      <w:r>
        <w:rPr>
          <w:szCs w:val="22"/>
        </w:rPr>
        <w:t xml:space="preserve">General </w:t>
      </w:r>
      <w:r w:rsidRPr="00D57725">
        <w:rPr>
          <w:szCs w:val="22"/>
        </w:rPr>
        <w:t xml:space="preserve">Psychology, </w:t>
      </w:r>
      <w:r w:rsidR="00E9401D">
        <w:rPr>
          <w:szCs w:val="22"/>
        </w:rPr>
        <w:t>Via Venezia 8</w:t>
      </w:r>
      <w:r w:rsidRPr="00D57725">
        <w:rPr>
          <w:szCs w:val="22"/>
        </w:rPr>
        <w:t>, 35</w:t>
      </w:r>
      <w:r w:rsidR="00E9401D">
        <w:rPr>
          <w:szCs w:val="22"/>
        </w:rPr>
        <w:t>131</w:t>
      </w:r>
      <w:r w:rsidRPr="00D57725">
        <w:rPr>
          <w:szCs w:val="22"/>
        </w:rPr>
        <w:t xml:space="preserve"> </w:t>
      </w:r>
      <w:r w:rsidR="00E9401D">
        <w:rPr>
          <w:szCs w:val="22"/>
        </w:rPr>
        <w:t>Padua</w:t>
      </w:r>
      <w:r w:rsidRPr="00D57725">
        <w:rPr>
          <w:szCs w:val="22"/>
        </w:rPr>
        <w:t xml:space="preserve">, </w:t>
      </w:r>
      <w:r>
        <w:rPr>
          <w:szCs w:val="22"/>
        </w:rPr>
        <w:t>Italy</w:t>
      </w:r>
    </w:p>
    <w:p w14:paraId="340E53B7" w14:textId="55B0223B" w:rsidR="00EF7CCC" w:rsidRDefault="00EF7CCC" w:rsidP="00EF7CCC">
      <w:pPr>
        <w:rPr>
          <w:szCs w:val="22"/>
        </w:rPr>
      </w:pPr>
    </w:p>
    <w:p w14:paraId="611E256C" w14:textId="77777777" w:rsidR="00E9401D" w:rsidRDefault="00E9401D" w:rsidP="00EF7CCC">
      <w:pPr>
        <w:rPr>
          <w:szCs w:val="22"/>
        </w:rPr>
      </w:pPr>
    </w:p>
    <w:p w14:paraId="17A28ED0" w14:textId="2ABD9085" w:rsidR="00EF7CCC" w:rsidRPr="00D57725" w:rsidRDefault="00EF7CCC" w:rsidP="00EF7CCC">
      <w:pPr>
        <w:rPr>
          <w:szCs w:val="22"/>
        </w:rPr>
      </w:pPr>
      <w:r>
        <w:rPr>
          <w:szCs w:val="22"/>
        </w:rPr>
        <w:t>*Both authors contributed equally to this work.</w:t>
      </w:r>
    </w:p>
    <w:p w14:paraId="24AE5C3D" w14:textId="5C8E80F7" w:rsidR="00EF7CCC" w:rsidRDefault="00EF7CCC" w:rsidP="00EF7CCC">
      <w:pPr>
        <w:rPr>
          <w:szCs w:val="22"/>
        </w:rPr>
      </w:pPr>
    </w:p>
    <w:p w14:paraId="61F670AD" w14:textId="77777777" w:rsidR="00E9401D" w:rsidRDefault="00E9401D" w:rsidP="00EF7CCC">
      <w:pPr>
        <w:rPr>
          <w:szCs w:val="22"/>
        </w:rPr>
      </w:pPr>
    </w:p>
    <w:p w14:paraId="501551F2" w14:textId="09E53D17" w:rsidR="00EF7CCC" w:rsidRPr="00D57725" w:rsidRDefault="00EF7CCC" w:rsidP="00EF7CCC">
      <w:pPr>
        <w:rPr>
          <w:szCs w:val="22"/>
        </w:rPr>
      </w:pPr>
      <w:commentRangeStart w:id="0"/>
      <w:r w:rsidRPr="00D57725">
        <w:rPr>
          <w:szCs w:val="22"/>
        </w:rPr>
        <w:t xml:space="preserve">Correspondence concerning this article should be addressed to Christian Panitz, Department of Psychology, University of </w:t>
      </w:r>
      <w:r>
        <w:rPr>
          <w:szCs w:val="22"/>
        </w:rPr>
        <w:t>Bremen</w:t>
      </w:r>
      <w:r w:rsidRPr="00D57725">
        <w:rPr>
          <w:szCs w:val="22"/>
        </w:rPr>
        <w:t xml:space="preserve">, </w:t>
      </w:r>
      <w:proofErr w:type="spellStart"/>
      <w:r>
        <w:rPr>
          <w:szCs w:val="22"/>
        </w:rPr>
        <w:t>Hochschulring</w:t>
      </w:r>
      <w:proofErr w:type="spellEnd"/>
      <w:r>
        <w:rPr>
          <w:szCs w:val="22"/>
        </w:rPr>
        <w:t xml:space="preserve"> 18</w:t>
      </w:r>
      <w:r w:rsidRPr="00D57725">
        <w:rPr>
          <w:szCs w:val="22"/>
        </w:rPr>
        <w:t xml:space="preserve">, </w:t>
      </w:r>
      <w:r>
        <w:rPr>
          <w:szCs w:val="22"/>
        </w:rPr>
        <w:t>28209</w:t>
      </w:r>
      <w:r w:rsidRPr="00D57725">
        <w:rPr>
          <w:szCs w:val="22"/>
        </w:rPr>
        <w:t xml:space="preserve"> </w:t>
      </w:r>
      <w:r>
        <w:rPr>
          <w:szCs w:val="22"/>
        </w:rPr>
        <w:t>Bremen</w:t>
      </w:r>
      <w:r w:rsidRPr="00D57725">
        <w:rPr>
          <w:szCs w:val="22"/>
        </w:rPr>
        <w:t>, Germany.</w:t>
      </w:r>
    </w:p>
    <w:p w14:paraId="5CF59D2F" w14:textId="455DFF34" w:rsidR="00EF7CCC" w:rsidRDefault="00EF7CCC" w:rsidP="00EF7CCC">
      <w:pPr>
        <w:rPr>
          <w:szCs w:val="22"/>
          <w:lang w:val="de-DE"/>
        </w:rPr>
      </w:pPr>
      <w:proofErr w:type="spellStart"/>
      <w:r w:rsidRPr="00EF7CCC">
        <w:rPr>
          <w:szCs w:val="22"/>
          <w:lang w:val="de-DE"/>
        </w:rPr>
        <w:t>E-mail</w:t>
      </w:r>
      <w:proofErr w:type="spellEnd"/>
      <w:r w:rsidRPr="00EF7CCC">
        <w:rPr>
          <w:szCs w:val="22"/>
          <w:lang w:val="de-DE"/>
        </w:rPr>
        <w:t>: cpanitz@uni-bremen.de</w:t>
      </w:r>
      <w:commentRangeEnd w:id="0"/>
      <w:r w:rsidR="00E9401D">
        <w:rPr>
          <w:rStyle w:val="Kommentarzeichen"/>
        </w:rPr>
        <w:commentReference w:id="0"/>
      </w:r>
    </w:p>
    <w:p w14:paraId="42145345" w14:textId="600C3F57" w:rsidR="00EF7CCC" w:rsidRDefault="00EF7CCC" w:rsidP="00EF7CCC">
      <w:pPr>
        <w:rPr>
          <w:szCs w:val="22"/>
          <w:lang w:val="de-DE"/>
        </w:rPr>
      </w:pPr>
    </w:p>
    <w:p w14:paraId="50E6D32E" w14:textId="42407F1A" w:rsidR="00EF7CCC" w:rsidRDefault="00EF7CCC" w:rsidP="00EF7CCC">
      <w:pPr>
        <w:rPr>
          <w:szCs w:val="22"/>
          <w:lang w:val="de-DE"/>
        </w:rPr>
      </w:pPr>
    </w:p>
    <w:p w14:paraId="3F58D7CB" w14:textId="2C7FEA15" w:rsidR="00EF7CCC" w:rsidRDefault="00EF7CCC" w:rsidP="00EF7CCC">
      <w:r w:rsidRPr="00E240FA">
        <w:t>The authors declare no conflict of interest</w:t>
      </w:r>
      <w:r w:rsidR="00E9401D">
        <w:t>.</w:t>
      </w:r>
    </w:p>
    <w:p w14:paraId="42440105" w14:textId="77777777" w:rsidR="00E9401D" w:rsidRDefault="00E9401D" w:rsidP="00EF7CCC"/>
    <w:p w14:paraId="789DD8E1" w14:textId="5A962F0A" w:rsidR="00EF7CCC" w:rsidRDefault="00EF7CCC" w:rsidP="00EF7CCC">
      <w:pPr>
        <w:rPr>
          <w:szCs w:val="22"/>
        </w:rPr>
      </w:pPr>
    </w:p>
    <w:p w14:paraId="4E9783D9" w14:textId="77777777" w:rsidR="00EF7CCC" w:rsidRPr="00EF7CCC" w:rsidRDefault="00EF7CCC" w:rsidP="00EF7CCC">
      <w:pPr>
        <w:rPr>
          <w:szCs w:val="22"/>
        </w:rPr>
      </w:pPr>
    </w:p>
    <w:p w14:paraId="2CE5D293" w14:textId="77777777" w:rsidR="00EF7CCC" w:rsidRPr="00EF7CCC" w:rsidRDefault="00EF7CCC">
      <w:pPr>
        <w:rPr>
          <w:rFonts w:ascii="Times New Roman" w:hAnsi="Times New Roman" w:cs="Times New Roman"/>
          <w:b/>
          <w:bCs/>
        </w:rPr>
      </w:pPr>
    </w:p>
    <w:p w14:paraId="256A48A1" w14:textId="77777777" w:rsidR="00E9401D" w:rsidRDefault="00E9401D">
      <w:pPr>
        <w:rPr>
          <w:rFonts w:ascii="Times New Roman" w:hAnsi="Times New Roman" w:cs="Times New Roman"/>
          <w:b/>
          <w:bCs/>
        </w:rPr>
      </w:pPr>
      <w:r>
        <w:rPr>
          <w:rFonts w:ascii="Times New Roman" w:hAnsi="Times New Roman" w:cs="Times New Roman"/>
          <w:b/>
          <w:bCs/>
        </w:rPr>
        <w:br w:type="page"/>
      </w:r>
    </w:p>
    <w:p w14:paraId="05730A1B" w14:textId="3E1B4756" w:rsidR="002A19B5" w:rsidRDefault="002A19B5" w:rsidP="002A19B5">
      <w:pPr>
        <w:jc w:val="center"/>
        <w:rPr>
          <w:rFonts w:ascii="Times New Roman" w:hAnsi="Times New Roman" w:cs="Times New Roman"/>
          <w:b/>
          <w:bCs/>
        </w:rPr>
      </w:pPr>
      <w:r>
        <w:rPr>
          <w:rFonts w:ascii="Times New Roman" w:hAnsi="Times New Roman" w:cs="Times New Roman"/>
          <w:b/>
          <w:bCs/>
        </w:rPr>
        <w:lastRenderedPageBreak/>
        <w:t>Abstract</w:t>
      </w:r>
    </w:p>
    <w:p w14:paraId="2D6A88CD" w14:textId="77777777" w:rsidR="002A19B5" w:rsidRDefault="002A19B5">
      <w:pPr>
        <w:rPr>
          <w:rFonts w:ascii="Times New Roman" w:hAnsi="Times New Roman" w:cs="Times New Roman"/>
          <w:b/>
          <w:bCs/>
        </w:rPr>
      </w:pPr>
    </w:p>
    <w:p w14:paraId="385DC3F8" w14:textId="77777777" w:rsidR="002A19B5" w:rsidRDefault="002A19B5">
      <w:pPr>
        <w:rPr>
          <w:rFonts w:ascii="Times New Roman" w:hAnsi="Times New Roman" w:cs="Times New Roman"/>
          <w:b/>
          <w:bCs/>
        </w:rPr>
      </w:pPr>
    </w:p>
    <w:p w14:paraId="5E85A9F6" w14:textId="77777777" w:rsidR="002A19B5" w:rsidRDefault="002A19B5">
      <w:pPr>
        <w:rPr>
          <w:rFonts w:ascii="Times New Roman" w:hAnsi="Times New Roman" w:cs="Times New Roman"/>
          <w:b/>
          <w:bCs/>
        </w:rPr>
      </w:pPr>
    </w:p>
    <w:p w14:paraId="5DBC46FE" w14:textId="77777777" w:rsidR="002A19B5" w:rsidRDefault="002A19B5">
      <w:pPr>
        <w:rPr>
          <w:rFonts w:ascii="Times New Roman" w:hAnsi="Times New Roman" w:cs="Times New Roman"/>
          <w:b/>
          <w:bCs/>
        </w:rPr>
      </w:pPr>
    </w:p>
    <w:p w14:paraId="2D510E3C" w14:textId="50CD6D4E" w:rsidR="00237123" w:rsidRPr="002A19B5" w:rsidRDefault="002A19B5">
      <w:pPr>
        <w:rPr>
          <w:rFonts w:ascii="Times New Roman" w:hAnsi="Times New Roman" w:cs="Times New Roman"/>
          <w:bCs/>
        </w:rPr>
      </w:pPr>
      <w:r w:rsidRPr="002A19B5">
        <w:rPr>
          <w:rFonts w:ascii="Times New Roman" w:hAnsi="Times New Roman" w:cs="Times New Roman"/>
          <w:bCs/>
        </w:rPr>
        <w:t>Keywords</w:t>
      </w:r>
      <w:r>
        <w:rPr>
          <w:rFonts w:ascii="Times New Roman" w:hAnsi="Times New Roman" w:cs="Times New Roman"/>
          <w:bCs/>
        </w:rPr>
        <w:t>:</w:t>
      </w:r>
      <w:r w:rsidR="00237123" w:rsidRPr="002A19B5">
        <w:rPr>
          <w:rFonts w:ascii="Times New Roman" w:hAnsi="Times New Roman" w:cs="Times New Roman"/>
          <w:bCs/>
        </w:rPr>
        <w:br w:type="page"/>
      </w:r>
    </w:p>
    <w:p w14:paraId="698CF32B" w14:textId="595BAEE3" w:rsidR="006F33AE" w:rsidRDefault="00847CCD" w:rsidP="00E83F42">
      <w:pPr>
        <w:jc w:val="center"/>
        <w:rPr>
          <w:rFonts w:ascii="Times New Roman" w:hAnsi="Times New Roman" w:cs="Times New Roman"/>
          <w:b/>
          <w:bCs/>
        </w:rPr>
      </w:pPr>
      <w:r w:rsidRPr="00821F19">
        <w:rPr>
          <w:rFonts w:ascii="Times New Roman" w:hAnsi="Times New Roman" w:cs="Times New Roman"/>
          <w:b/>
          <w:bCs/>
        </w:rPr>
        <w:lastRenderedPageBreak/>
        <w:t>Introduction</w:t>
      </w:r>
    </w:p>
    <w:p w14:paraId="6C461109" w14:textId="77777777" w:rsidR="00E83F42" w:rsidRDefault="00E83F42" w:rsidP="00E83F42">
      <w:pPr>
        <w:jc w:val="center"/>
        <w:rPr>
          <w:rFonts w:ascii="Times New Roman" w:hAnsi="Times New Roman" w:cs="Times New Roman"/>
          <w:b/>
          <w:bCs/>
        </w:rPr>
      </w:pPr>
    </w:p>
    <w:p w14:paraId="3EEBA06C" w14:textId="05C51F08" w:rsidR="000538C4" w:rsidRDefault="00821F19" w:rsidP="00D2274A">
      <w:pPr>
        <w:spacing w:line="360" w:lineRule="auto"/>
        <w:jc w:val="both"/>
        <w:rPr>
          <w:rFonts w:ascii="Times New Roman" w:hAnsi="Times New Roman" w:cs="Times New Roman"/>
        </w:rPr>
      </w:pPr>
      <w:r>
        <w:rPr>
          <w:rFonts w:ascii="Times New Roman" w:hAnsi="Times New Roman" w:cs="Times New Roman"/>
        </w:rPr>
        <w:t xml:space="preserve">The year </w:t>
      </w:r>
      <w:r w:rsidRPr="00821F19">
        <w:rPr>
          <w:rFonts w:ascii="Times New Roman" w:hAnsi="Times New Roman" w:cs="Times New Roman"/>
        </w:rPr>
        <w:t>2023 marked the 60</w:t>
      </w:r>
      <w:r w:rsidRPr="00821F19">
        <w:rPr>
          <w:rFonts w:ascii="Times New Roman" w:hAnsi="Times New Roman" w:cs="Times New Roman"/>
          <w:vertAlign w:val="superscript"/>
        </w:rPr>
        <w:t>th</w:t>
      </w:r>
      <w:r w:rsidRPr="00821F19">
        <w:rPr>
          <w:rFonts w:ascii="Times New Roman" w:hAnsi="Times New Roman" w:cs="Times New Roman"/>
        </w:rPr>
        <w:t xml:space="preserve"> anniversary of </w:t>
      </w:r>
      <w:r w:rsidRPr="00821F19">
        <w:rPr>
          <w:rFonts w:ascii="Times New Roman" w:hAnsi="Times New Roman" w:cs="Times New Roman"/>
          <w:i/>
          <w:iCs/>
        </w:rPr>
        <w:t>Psychophysiology</w:t>
      </w:r>
      <w:r w:rsidR="000538C4">
        <w:rPr>
          <w:rFonts w:ascii="Times New Roman" w:hAnsi="Times New Roman" w:cs="Times New Roman"/>
        </w:rPr>
        <w:t xml:space="preserve">, the </w:t>
      </w:r>
      <w:commentRangeStart w:id="1"/>
      <w:r w:rsidR="000538C4">
        <w:rPr>
          <w:rFonts w:ascii="Times New Roman" w:hAnsi="Times New Roman" w:cs="Times New Roman"/>
        </w:rPr>
        <w:t xml:space="preserve">most established international Journal </w:t>
      </w:r>
      <w:commentRangeEnd w:id="1"/>
      <w:r w:rsidR="002A19B5">
        <w:rPr>
          <w:rStyle w:val="Kommentarzeichen"/>
        </w:rPr>
        <w:commentReference w:id="1"/>
      </w:r>
      <w:r w:rsidR="000538C4">
        <w:rPr>
          <w:rFonts w:ascii="Times New Roman" w:hAnsi="Times New Roman" w:cs="Times New Roman"/>
        </w:rPr>
        <w:t xml:space="preserve">specifically dedicated to the dissemination of cutting-edge psychophysiological research. </w:t>
      </w:r>
      <w:r w:rsidR="00D2274A">
        <w:rPr>
          <w:rFonts w:ascii="Times New Roman" w:hAnsi="Times New Roman" w:cs="Times New Roman"/>
        </w:rPr>
        <w:t xml:space="preserve">The </w:t>
      </w:r>
      <w:del w:id="2" w:author="Christian Panitz" w:date="2024-03-24T00:19:00Z">
        <w:r w:rsidR="00D2274A" w:rsidDel="002E10A1">
          <w:rPr>
            <w:rFonts w:ascii="Times New Roman" w:hAnsi="Times New Roman" w:cs="Times New Roman"/>
          </w:rPr>
          <w:delText>J</w:delText>
        </w:r>
      </w:del>
      <w:ins w:id="3" w:author="Christian Panitz" w:date="2024-03-24T00:19:00Z">
        <w:r w:rsidR="002E10A1">
          <w:rPr>
            <w:rFonts w:ascii="Times New Roman" w:hAnsi="Times New Roman" w:cs="Times New Roman"/>
          </w:rPr>
          <w:t>j</w:t>
        </w:r>
      </w:ins>
      <w:r w:rsidR="00D2274A">
        <w:rPr>
          <w:rFonts w:ascii="Times New Roman" w:hAnsi="Times New Roman" w:cs="Times New Roman"/>
        </w:rPr>
        <w:t xml:space="preserve">ournal was founded in response to the need to </w:t>
      </w:r>
      <w:r w:rsidR="00B47662">
        <w:rPr>
          <w:rFonts w:ascii="Times New Roman" w:hAnsi="Times New Roman" w:cs="Times New Roman"/>
        </w:rPr>
        <w:t xml:space="preserve">bring together researchers </w:t>
      </w:r>
      <w:r w:rsidR="00B00F5D">
        <w:rPr>
          <w:rFonts w:ascii="Times New Roman" w:hAnsi="Times New Roman" w:cs="Times New Roman"/>
        </w:rPr>
        <w:t>who</w:t>
      </w:r>
      <w:r w:rsidR="00856704">
        <w:rPr>
          <w:rFonts w:ascii="Times New Roman" w:hAnsi="Times New Roman" w:cs="Times New Roman"/>
        </w:rPr>
        <w:t xml:space="preserve"> sought to explore the </w:t>
      </w:r>
      <w:r w:rsidR="00B00F5D">
        <w:rPr>
          <w:rFonts w:ascii="Times New Roman" w:hAnsi="Times New Roman" w:cs="Times New Roman"/>
        </w:rPr>
        <w:t>relationship</w:t>
      </w:r>
      <w:r w:rsidR="00856704">
        <w:rPr>
          <w:rFonts w:ascii="Times New Roman" w:hAnsi="Times New Roman" w:cs="Times New Roman"/>
        </w:rPr>
        <w:t xml:space="preserve"> between the mind and the body, as before </w:t>
      </w:r>
      <w:r w:rsidR="00036E24">
        <w:rPr>
          <w:rFonts w:ascii="Times New Roman" w:hAnsi="Times New Roman" w:cs="Times New Roman"/>
        </w:rPr>
        <w:t xml:space="preserve">that time, according to </w:t>
      </w:r>
      <w:r w:rsidR="006F33AE">
        <w:rPr>
          <w:rFonts w:ascii="Times New Roman" w:hAnsi="Times New Roman" w:cs="Times New Roman"/>
        </w:rPr>
        <w:t>the opening of the inaugural issue</w:t>
      </w:r>
      <w:r w:rsidR="00036E24">
        <w:rPr>
          <w:rFonts w:ascii="Times New Roman" w:hAnsi="Times New Roman" w:cs="Times New Roman"/>
        </w:rPr>
        <w:t>, “</w:t>
      </w:r>
      <w:r w:rsidR="00036E24" w:rsidRPr="006F33AE">
        <w:rPr>
          <w:rFonts w:ascii="Times New Roman" w:hAnsi="Times New Roman" w:cs="Times New Roman"/>
          <w:i/>
        </w:rPr>
        <w:t>scientists had to search through more than 80 Journals to find reports of psychophysiological research</w:t>
      </w:r>
      <w:r w:rsidR="000D3036">
        <w:rPr>
          <w:rFonts w:ascii="Times New Roman" w:hAnsi="Times New Roman" w:cs="Times New Roman"/>
        </w:rPr>
        <w:t>”</w:t>
      </w:r>
      <w:r w:rsidR="001855C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"/>
          <w:id w:val="-827677260"/>
          <w:placeholder>
            <w:docPart w:val="DefaultPlaceholder_-1854013440"/>
          </w:placeholder>
        </w:sdtPr>
        <w:sdtContent>
          <w:r w:rsidR="001855CC" w:rsidRPr="001855CC">
            <w:rPr>
              <w:rFonts w:ascii="Times New Roman" w:hAnsi="Times New Roman" w:cs="Times New Roman"/>
              <w:color w:val="000000"/>
            </w:rPr>
            <w:t>(Ax, 1964)</w:t>
          </w:r>
        </w:sdtContent>
      </w:sdt>
      <w:r w:rsidR="00036E24">
        <w:rPr>
          <w:rFonts w:ascii="Times New Roman" w:hAnsi="Times New Roman" w:cs="Times New Roman"/>
        </w:rPr>
        <w:t xml:space="preserve">. </w:t>
      </w:r>
      <w:r w:rsidR="006F33AE">
        <w:rPr>
          <w:rFonts w:ascii="Times New Roman" w:hAnsi="Times New Roman" w:cs="Times New Roman"/>
        </w:rPr>
        <w:t xml:space="preserve">The 1960s, with </w:t>
      </w:r>
      <w:r w:rsidR="00B00F5D">
        <w:rPr>
          <w:rFonts w:ascii="Times New Roman" w:hAnsi="Times New Roman" w:cs="Times New Roman"/>
        </w:rPr>
        <w:t xml:space="preserve">the </w:t>
      </w:r>
      <w:r w:rsidR="006F33AE">
        <w:rPr>
          <w:rFonts w:ascii="Times New Roman" w:hAnsi="Times New Roman" w:cs="Times New Roman"/>
        </w:rPr>
        <w:t xml:space="preserve">formation of the Society for Psychophysiological Research in 1960 and of </w:t>
      </w:r>
      <w:r w:rsidR="006F33AE" w:rsidRPr="00EA4097">
        <w:rPr>
          <w:rFonts w:ascii="Times New Roman" w:hAnsi="Times New Roman" w:cs="Times New Roman"/>
          <w:i/>
        </w:rPr>
        <w:t>Psychophysiology</w:t>
      </w:r>
      <w:r w:rsidR="006F33AE">
        <w:rPr>
          <w:rFonts w:ascii="Times New Roman" w:hAnsi="Times New Roman" w:cs="Times New Roman"/>
        </w:rPr>
        <w:t xml:space="preserve"> in 1964, set the basis for the </w:t>
      </w:r>
      <w:r w:rsidR="00FA4B4A">
        <w:rPr>
          <w:rFonts w:ascii="Times New Roman" w:hAnsi="Times New Roman" w:cs="Times New Roman"/>
        </w:rPr>
        <w:t>establishment</w:t>
      </w:r>
      <w:r w:rsidR="006F33AE">
        <w:rPr>
          <w:rFonts w:ascii="Times New Roman" w:hAnsi="Times New Roman" w:cs="Times New Roman"/>
        </w:rPr>
        <w:t xml:space="preserve"> of psychophysiological research as a contemporary and </w:t>
      </w:r>
      <w:commentRangeStart w:id="4"/>
      <w:r w:rsidR="006F33AE">
        <w:rPr>
          <w:rFonts w:ascii="Times New Roman" w:hAnsi="Times New Roman" w:cs="Times New Roman"/>
        </w:rPr>
        <w:t>formal discipline</w:t>
      </w:r>
      <w:commentRangeEnd w:id="4"/>
      <w:r w:rsidR="002E10A1">
        <w:rPr>
          <w:rStyle w:val="Kommentarzeichen"/>
        </w:rPr>
        <w:commentReference w:id="4"/>
      </w:r>
      <w:r w:rsidR="006F33AE">
        <w:rPr>
          <w:rFonts w:ascii="Times New Roman" w:hAnsi="Times New Roman" w:cs="Times New Roman"/>
        </w:rPr>
        <w:t xml:space="preserve">. </w:t>
      </w:r>
      <w:r w:rsidR="0012380D">
        <w:rPr>
          <w:rFonts w:ascii="Times New Roman" w:hAnsi="Times New Roman" w:cs="Times New Roman"/>
        </w:rPr>
        <w:t>Since</w:t>
      </w:r>
      <w:r w:rsidR="00E2697A">
        <w:rPr>
          <w:rFonts w:ascii="Times New Roman" w:hAnsi="Times New Roman" w:cs="Times New Roman"/>
        </w:rPr>
        <w:t xml:space="preserve"> then,</w:t>
      </w:r>
      <w:r w:rsidR="0012380D">
        <w:rPr>
          <w:rFonts w:ascii="Times New Roman" w:hAnsi="Times New Roman" w:cs="Times New Roman"/>
        </w:rPr>
        <w:t xml:space="preserve"> </w:t>
      </w:r>
      <w:r w:rsidR="00E2697A" w:rsidRPr="00E2697A">
        <w:rPr>
          <w:rFonts w:ascii="Times New Roman" w:hAnsi="Times New Roman" w:cs="Times New Roman"/>
          <w:i/>
        </w:rPr>
        <w:t>Psychophysiology</w:t>
      </w:r>
      <w:r w:rsidR="00E2697A">
        <w:rPr>
          <w:rFonts w:ascii="Times New Roman" w:hAnsi="Times New Roman" w:cs="Times New Roman"/>
        </w:rPr>
        <w:t xml:space="preserve"> has been </w:t>
      </w:r>
      <w:del w:id="5" w:author="Christian Panitz" w:date="2024-03-24T00:19:00Z">
        <w:r w:rsidR="00E2697A" w:rsidDel="002E10A1">
          <w:rPr>
            <w:rFonts w:ascii="Times New Roman" w:hAnsi="Times New Roman" w:cs="Times New Roman"/>
          </w:rPr>
          <w:delText>devoted to the publication of</w:delText>
        </w:r>
      </w:del>
      <w:ins w:id="6" w:author="Christian Panitz" w:date="2024-03-24T00:19:00Z">
        <w:r w:rsidR="002E10A1">
          <w:rPr>
            <w:rFonts w:ascii="Times New Roman" w:hAnsi="Times New Roman" w:cs="Times New Roman"/>
          </w:rPr>
          <w:t>publishing</w:t>
        </w:r>
      </w:ins>
      <w:r w:rsidR="00E2697A">
        <w:rPr>
          <w:rFonts w:ascii="Times New Roman" w:hAnsi="Times New Roman" w:cs="Times New Roman"/>
        </w:rPr>
        <w:t xml:space="preserve"> research aimed at </w:t>
      </w:r>
      <w:r w:rsidR="0012380D">
        <w:rPr>
          <w:rFonts w:ascii="Times New Roman" w:hAnsi="Times New Roman" w:cs="Times New Roman"/>
        </w:rPr>
        <w:t>buil</w:t>
      </w:r>
      <w:r w:rsidR="00E2697A">
        <w:rPr>
          <w:rFonts w:ascii="Times New Roman" w:hAnsi="Times New Roman" w:cs="Times New Roman"/>
        </w:rPr>
        <w:t xml:space="preserve">ding and improving </w:t>
      </w:r>
      <w:r w:rsidR="00401465">
        <w:rPr>
          <w:rFonts w:ascii="Times New Roman" w:hAnsi="Times New Roman" w:cs="Times New Roman"/>
        </w:rPr>
        <w:t xml:space="preserve">theoretical </w:t>
      </w:r>
      <w:r w:rsidR="0012380D">
        <w:rPr>
          <w:rFonts w:ascii="Times New Roman" w:hAnsi="Times New Roman" w:cs="Times New Roman"/>
        </w:rPr>
        <w:t xml:space="preserve">models </w:t>
      </w:r>
      <w:r w:rsidR="00E2697A">
        <w:rPr>
          <w:rFonts w:ascii="Times New Roman" w:hAnsi="Times New Roman" w:cs="Times New Roman"/>
        </w:rPr>
        <w:t>on the</w:t>
      </w:r>
      <w:r w:rsidR="0012380D">
        <w:rPr>
          <w:rFonts w:ascii="Times New Roman" w:hAnsi="Times New Roman" w:cs="Times New Roman"/>
        </w:rPr>
        <w:t xml:space="preserve"> </w:t>
      </w:r>
      <w:r w:rsidR="00E2697A">
        <w:rPr>
          <w:rFonts w:ascii="Times New Roman" w:hAnsi="Times New Roman" w:cs="Times New Roman"/>
        </w:rPr>
        <w:t>effects of</w:t>
      </w:r>
      <w:r w:rsidR="0012380D">
        <w:rPr>
          <w:rFonts w:ascii="Times New Roman" w:hAnsi="Times New Roman" w:cs="Times New Roman"/>
        </w:rPr>
        <w:t xml:space="preserve"> psychological processes on central and peripheral physiological functions, both in healthy and clinical populations </w:t>
      </w:r>
      <w:r w:rsidR="002458CB">
        <w:rPr>
          <w:rFonts w:ascii="Times New Roman" w:hAnsi="Times New Roman" w:cs="Times New Roman"/>
        </w:rPr>
        <w:t xml:space="preserve">(e.g., with </w:t>
      </w:r>
      <w:r w:rsidR="0012380D">
        <w:rPr>
          <w:rFonts w:ascii="Times New Roman" w:hAnsi="Times New Roman" w:cs="Times New Roman"/>
        </w:rPr>
        <w:t>psychosomatic or psychiatric disorders</w:t>
      </w:r>
      <w:r w:rsidR="002458CB">
        <w:rPr>
          <w:rFonts w:ascii="Times New Roman" w:hAnsi="Times New Roman" w:cs="Times New Roman"/>
        </w:rPr>
        <w:t>)</w:t>
      </w:r>
      <w:r w:rsidR="0012380D">
        <w:rPr>
          <w:rFonts w:ascii="Times New Roman" w:hAnsi="Times New Roman" w:cs="Times New Roman"/>
        </w:rPr>
        <w:t xml:space="preserve">. </w:t>
      </w:r>
      <w:r w:rsidR="00E2697A">
        <w:rPr>
          <w:rFonts w:ascii="Times New Roman" w:hAnsi="Times New Roman" w:cs="Times New Roman"/>
        </w:rPr>
        <w:t xml:space="preserve">Over the past 60 years, </w:t>
      </w:r>
      <w:r w:rsidR="0012380D" w:rsidRPr="0012380D">
        <w:rPr>
          <w:rFonts w:ascii="Times New Roman" w:hAnsi="Times New Roman" w:cs="Times New Roman"/>
          <w:i/>
        </w:rPr>
        <w:t>Psychophysiology</w:t>
      </w:r>
      <w:r w:rsidR="0012380D">
        <w:rPr>
          <w:rFonts w:ascii="Times New Roman" w:hAnsi="Times New Roman" w:cs="Times New Roman"/>
        </w:rPr>
        <w:t xml:space="preserve"> has shaped and promoted the growth of </w:t>
      </w:r>
      <w:r w:rsidR="00E2697A">
        <w:rPr>
          <w:rFonts w:ascii="Times New Roman" w:hAnsi="Times New Roman" w:cs="Times New Roman"/>
        </w:rPr>
        <w:t xml:space="preserve">contemporary </w:t>
      </w:r>
      <w:r w:rsidR="0012380D">
        <w:rPr>
          <w:rFonts w:ascii="Times New Roman" w:hAnsi="Times New Roman" w:cs="Times New Roman"/>
        </w:rPr>
        <w:t>psychophysiological research</w:t>
      </w:r>
      <w:r w:rsidR="00E2697A">
        <w:rPr>
          <w:rFonts w:ascii="Times New Roman" w:hAnsi="Times New Roman" w:cs="Times New Roman"/>
        </w:rPr>
        <w:t xml:space="preserve"> </w:t>
      </w:r>
      <w:r w:rsidR="001855CC">
        <w:rPr>
          <w:rFonts w:ascii="Times New Roman" w:hAnsi="Times New Roman" w:cs="Times New Roman"/>
        </w:rPr>
        <w:t xml:space="preserve">and </w:t>
      </w:r>
      <w:r w:rsidR="0012380D">
        <w:rPr>
          <w:rFonts w:ascii="Times New Roman" w:hAnsi="Times New Roman" w:cs="Times New Roman"/>
        </w:rPr>
        <w:t>set methodological standards with guideline papers</w:t>
      </w:r>
      <w:r w:rsidR="001855C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"/>
          <w:id w:val="-1147973417"/>
          <w:placeholder>
            <w:docPart w:val="DefaultPlaceholder_-1854013440"/>
          </w:placeholder>
        </w:sdtPr>
        <w:sdtContent>
          <w:r w:rsidR="001855CC" w:rsidRPr="001855CC">
            <w:rPr>
              <w:rFonts w:ascii="Times New Roman" w:hAnsi="Times New Roman" w:cs="Times New Roman"/>
              <w:color w:val="000000"/>
            </w:rPr>
            <w:t>(</w:t>
          </w:r>
          <w:r w:rsidR="00EA4097">
            <w:rPr>
              <w:rFonts w:ascii="Times New Roman" w:hAnsi="Times New Roman" w:cs="Times New Roman"/>
              <w:color w:val="000000"/>
            </w:rPr>
            <w:t xml:space="preserve">e.g., </w:t>
          </w:r>
          <w:r w:rsidR="001855CC" w:rsidRPr="001855CC">
            <w:rPr>
              <w:rFonts w:ascii="Times New Roman" w:hAnsi="Times New Roman" w:cs="Times New Roman"/>
              <w:color w:val="000000"/>
            </w:rPr>
            <w:t xml:space="preserve">Blumenthal et al., 2005; Keil et al., 2022; </w:t>
          </w:r>
          <w:proofErr w:type="spellStart"/>
          <w:r w:rsidR="001855CC" w:rsidRPr="001855CC">
            <w:rPr>
              <w:rFonts w:ascii="Times New Roman" w:hAnsi="Times New Roman" w:cs="Times New Roman"/>
              <w:color w:val="000000"/>
            </w:rPr>
            <w:t>Picton</w:t>
          </w:r>
          <w:proofErr w:type="spellEnd"/>
          <w:r w:rsidR="001855CC" w:rsidRPr="001855CC">
            <w:rPr>
              <w:rFonts w:ascii="Times New Roman" w:hAnsi="Times New Roman" w:cs="Times New Roman"/>
              <w:color w:val="000000"/>
            </w:rPr>
            <w:t xml:space="preserve"> et al., 2000; </w:t>
          </w:r>
          <w:proofErr w:type="spellStart"/>
          <w:r w:rsidR="001855CC" w:rsidRPr="001855CC">
            <w:rPr>
              <w:rFonts w:ascii="Times New Roman" w:hAnsi="Times New Roman" w:cs="Times New Roman"/>
              <w:color w:val="000000"/>
            </w:rPr>
            <w:t>Steinhauer</w:t>
          </w:r>
          <w:proofErr w:type="spellEnd"/>
          <w:r w:rsidR="001855CC" w:rsidRPr="001855CC">
            <w:rPr>
              <w:rFonts w:ascii="Times New Roman" w:hAnsi="Times New Roman" w:cs="Times New Roman"/>
              <w:color w:val="000000"/>
            </w:rPr>
            <w:t xml:space="preserve"> et al., 2022)</w:t>
          </w:r>
        </w:sdtContent>
      </w:sdt>
      <w:r w:rsidR="0012380D">
        <w:rPr>
          <w:rFonts w:ascii="Times New Roman" w:hAnsi="Times New Roman" w:cs="Times New Roman"/>
        </w:rPr>
        <w:t xml:space="preserve">, and continues to be </w:t>
      </w:r>
      <w:del w:id="7" w:author="Christian Panitz" w:date="2024-03-24T00:27:00Z">
        <w:r w:rsidR="00E2697A" w:rsidDel="00BA43C9">
          <w:rPr>
            <w:rFonts w:ascii="Times New Roman" w:hAnsi="Times New Roman" w:cs="Times New Roman"/>
          </w:rPr>
          <w:delText>the leading</w:delText>
        </w:r>
      </w:del>
      <w:ins w:id="8" w:author="Christian Panitz" w:date="2024-03-24T00:27:00Z">
        <w:r w:rsidR="00BA43C9">
          <w:rPr>
            <w:rFonts w:ascii="Times New Roman" w:hAnsi="Times New Roman" w:cs="Times New Roman"/>
          </w:rPr>
          <w:t>an important</w:t>
        </w:r>
      </w:ins>
      <w:r w:rsidR="00E2697A">
        <w:rPr>
          <w:rFonts w:ascii="Times New Roman" w:hAnsi="Times New Roman" w:cs="Times New Roman"/>
        </w:rPr>
        <w:t xml:space="preserve"> </w:t>
      </w:r>
      <w:r w:rsidR="00B00F5D">
        <w:rPr>
          <w:rFonts w:ascii="Times New Roman" w:hAnsi="Times New Roman" w:cs="Times New Roman"/>
        </w:rPr>
        <w:t>outlet</w:t>
      </w:r>
      <w:r w:rsidR="00E2697A">
        <w:rPr>
          <w:rFonts w:ascii="Times New Roman" w:hAnsi="Times New Roman" w:cs="Times New Roman"/>
        </w:rPr>
        <w:t xml:space="preserve"> for psychophysiologists to disseminate </w:t>
      </w:r>
      <w:del w:id="9" w:author="Christian Panitz" w:date="2024-03-24T00:32:00Z">
        <w:r w:rsidR="00E2697A" w:rsidDel="009856E3">
          <w:rPr>
            <w:rFonts w:ascii="Times New Roman" w:hAnsi="Times New Roman" w:cs="Times New Roman"/>
          </w:rPr>
          <w:delText>their finest</w:delText>
        </w:r>
      </w:del>
      <w:ins w:id="10" w:author="Christian Panitz" w:date="2024-03-24T00:32:00Z">
        <w:r w:rsidR="009856E3">
          <w:rPr>
            <w:rFonts w:ascii="Times New Roman" w:hAnsi="Times New Roman" w:cs="Times New Roman"/>
          </w:rPr>
          <w:t>methodologically rigorous</w:t>
        </w:r>
      </w:ins>
      <w:r w:rsidR="00E2697A">
        <w:rPr>
          <w:rFonts w:ascii="Times New Roman" w:hAnsi="Times New Roman" w:cs="Times New Roman"/>
        </w:rPr>
        <w:t xml:space="preserve"> work and explore new advances in the field.</w:t>
      </w:r>
      <w:r w:rsidR="000538C4">
        <w:rPr>
          <w:rFonts w:ascii="Times New Roman" w:hAnsi="Times New Roman" w:cs="Times New Roman"/>
        </w:rPr>
        <w:t xml:space="preserve"> </w:t>
      </w:r>
    </w:p>
    <w:p w14:paraId="1C469B43" w14:textId="6771E3C1" w:rsidR="00D52848" w:rsidRDefault="005C02E8" w:rsidP="00195967">
      <w:pPr>
        <w:spacing w:line="360" w:lineRule="auto"/>
        <w:ind w:firstLine="720"/>
        <w:jc w:val="both"/>
        <w:rPr>
          <w:rFonts w:ascii="Times New Roman" w:hAnsi="Times New Roman" w:cs="Times New Roman"/>
        </w:rPr>
      </w:pPr>
      <w:r>
        <w:rPr>
          <w:rFonts w:ascii="Times New Roman" w:hAnsi="Times New Roman" w:cs="Times New Roman"/>
        </w:rPr>
        <w:t xml:space="preserve">Although current research relies upon theoretical frameworks advanced decades ago and the </w:t>
      </w:r>
      <w:commentRangeStart w:id="11"/>
      <w:r>
        <w:rPr>
          <w:rFonts w:ascii="Times New Roman" w:hAnsi="Times New Roman" w:cs="Times New Roman"/>
        </w:rPr>
        <w:t>core questions being incredibly similar</w:t>
      </w:r>
      <w:commentRangeEnd w:id="11"/>
      <w:r w:rsidR="00A8391B">
        <w:rPr>
          <w:rStyle w:val="Kommentarzeichen"/>
        </w:rPr>
        <w:commentReference w:id="11"/>
      </w:r>
      <w:r w:rsidR="00401465">
        <w:rPr>
          <w:rFonts w:ascii="Times New Roman" w:hAnsi="Times New Roman" w:cs="Times New Roman"/>
        </w:rPr>
        <w:t xml:space="preserve">, the past </w:t>
      </w:r>
      <w:r>
        <w:rPr>
          <w:rFonts w:ascii="Times New Roman" w:hAnsi="Times New Roman" w:cs="Times New Roman"/>
        </w:rPr>
        <w:t>sixty years</w:t>
      </w:r>
      <w:r w:rsidR="00401465">
        <w:rPr>
          <w:rFonts w:ascii="Times New Roman" w:hAnsi="Times New Roman" w:cs="Times New Roman"/>
        </w:rPr>
        <w:t xml:space="preserve"> have been characterized by </w:t>
      </w:r>
      <w:r w:rsidR="00195967">
        <w:rPr>
          <w:rFonts w:ascii="Times New Roman" w:hAnsi="Times New Roman" w:cs="Times New Roman"/>
        </w:rPr>
        <w:t xml:space="preserve">an ever-expanding progression </w:t>
      </w:r>
      <w:r w:rsidR="002730F8">
        <w:rPr>
          <w:rFonts w:ascii="Times New Roman" w:hAnsi="Times New Roman" w:cs="Times New Roman"/>
        </w:rPr>
        <w:t xml:space="preserve">in </w:t>
      </w:r>
      <w:r w:rsidR="00195967">
        <w:rPr>
          <w:rFonts w:ascii="Times New Roman" w:hAnsi="Times New Roman" w:cs="Times New Roman"/>
        </w:rPr>
        <w:t>the employed methodological tools and technology. For instance</w:t>
      </w:r>
      <w:r w:rsidR="00D52848">
        <w:rPr>
          <w:rFonts w:ascii="Times New Roman" w:hAnsi="Times New Roman" w:cs="Times New Roman"/>
        </w:rPr>
        <w:t>,</w:t>
      </w:r>
      <w:r>
        <w:rPr>
          <w:rFonts w:ascii="Times New Roman" w:hAnsi="Times New Roman" w:cs="Times New Roman"/>
        </w:rPr>
        <w:t xml:space="preserve"> the field has encountered a shift from analog</w:t>
      </w:r>
      <w:r w:rsidR="00651F57">
        <w:rPr>
          <w:rFonts w:ascii="Times New Roman" w:hAnsi="Times New Roman" w:cs="Times New Roman"/>
        </w:rPr>
        <w:t xml:space="preserve"> </w:t>
      </w:r>
      <w:r>
        <w:rPr>
          <w:rFonts w:ascii="Times New Roman" w:hAnsi="Times New Roman" w:cs="Times New Roman"/>
        </w:rPr>
        <w:t xml:space="preserve">systems to sophisticated digital systems </w:t>
      </w:r>
      <w:r w:rsidR="00651F57">
        <w:rPr>
          <w:rFonts w:ascii="Times New Roman" w:hAnsi="Times New Roman" w:cs="Times New Roman"/>
        </w:rPr>
        <w:t xml:space="preserve">that enable the exploration of </w:t>
      </w:r>
      <w:r w:rsidR="00195967">
        <w:rPr>
          <w:rFonts w:ascii="Times New Roman" w:hAnsi="Times New Roman" w:cs="Times New Roman"/>
        </w:rPr>
        <w:t>physiological</w:t>
      </w:r>
      <w:r w:rsidR="00651F57">
        <w:rPr>
          <w:rFonts w:ascii="Times New Roman" w:hAnsi="Times New Roman" w:cs="Times New Roman"/>
        </w:rPr>
        <w:t xml:space="preserve"> measures with unparalleled details </w:t>
      </w:r>
      <w:r w:rsidR="00D52848">
        <w:rPr>
          <w:rFonts w:ascii="Times New Roman" w:hAnsi="Times New Roman" w:cs="Times New Roman"/>
        </w:rPr>
        <w:t xml:space="preserve">(e.g., impedance cardiography, high-density EEG, </w:t>
      </w:r>
      <w:r w:rsidR="00651F57">
        <w:rPr>
          <w:rFonts w:ascii="Times New Roman" w:hAnsi="Times New Roman" w:cs="Times New Roman"/>
        </w:rPr>
        <w:t>functional magnetic resonance imaging).</w:t>
      </w:r>
      <w:r w:rsidR="007164E0">
        <w:rPr>
          <w:rFonts w:ascii="Times New Roman" w:hAnsi="Times New Roman" w:cs="Times New Roman"/>
        </w:rPr>
        <w:t xml:space="preserve"> </w:t>
      </w:r>
      <w:r w:rsidR="00651F57">
        <w:rPr>
          <w:rFonts w:ascii="Times New Roman" w:hAnsi="Times New Roman" w:cs="Times New Roman"/>
        </w:rPr>
        <w:t xml:space="preserve">These developments </w:t>
      </w:r>
      <w:r w:rsidR="00101C7B">
        <w:rPr>
          <w:rFonts w:ascii="Times New Roman" w:hAnsi="Times New Roman" w:cs="Times New Roman"/>
        </w:rPr>
        <w:t xml:space="preserve">lead to a further shift from the study of peripheral visceral functions to central measures. Indeed, much of the early research published in </w:t>
      </w:r>
      <w:r w:rsidR="00101C7B" w:rsidRPr="00101C7B">
        <w:rPr>
          <w:rFonts w:ascii="Times New Roman" w:hAnsi="Times New Roman" w:cs="Times New Roman"/>
          <w:i/>
        </w:rPr>
        <w:t>Psychophysiology</w:t>
      </w:r>
      <w:r w:rsidR="00405779">
        <w:rPr>
          <w:rFonts w:ascii="Times New Roman" w:hAnsi="Times New Roman" w:cs="Times New Roman"/>
        </w:rPr>
        <w:t xml:space="preserve"> focused on peripheral components (e.g., autonomic responses) and lower reflexes (e.g., </w:t>
      </w:r>
      <w:r w:rsidR="00405779" w:rsidRPr="00405779">
        <w:rPr>
          <w:rFonts w:ascii="Times New Roman" w:hAnsi="Times New Roman" w:cs="Times New Roman"/>
        </w:rPr>
        <w:t>baroreceptor</w:t>
      </w:r>
      <w:r w:rsidR="00405779">
        <w:rPr>
          <w:rFonts w:ascii="Times New Roman" w:hAnsi="Times New Roman" w:cs="Times New Roman"/>
        </w:rPr>
        <w:t>) associated with basic psychological processes (e.g., conditioning)</w:t>
      </w:r>
      <w:r w:rsidR="001855C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"/>
          <w:id w:val="575874348"/>
          <w:placeholder>
            <w:docPart w:val="DefaultPlaceholder_-1854013440"/>
          </w:placeholder>
        </w:sdtPr>
        <w:sdtContent>
          <w:r w:rsidR="001855CC" w:rsidRPr="001855CC">
            <w:rPr>
              <w:rFonts w:ascii="Times New Roman" w:hAnsi="Times New Roman" w:cs="Times New Roman"/>
              <w:color w:val="000000"/>
            </w:rPr>
            <w:t>(</w:t>
          </w:r>
          <w:proofErr w:type="spellStart"/>
          <w:r w:rsidR="001855CC" w:rsidRPr="001855CC">
            <w:rPr>
              <w:rFonts w:ascii="Times New Roman" w:hAnsi="Times New Roman" w:cs="Times New Roman"/>
              <w:color w:val="000000"/>
            </w:rPr>
            <w:t>Berntson</w:t>
          </w:r>
          <w:proofErr w:type="spellEnd"/>
          <w:r w:rsidR="001855CC" w:rsidRPr="001855CC">
            <w:rPr>
              <w:rFonts w:ascii="Times New Roman" w:hAnsi="Times New Roman" w:cs="Times New Roman"/>
              <w:color w:val="000000"/>
            </w:rPr>
            <w:t xml:space="preserve"> et al., 2002)</w:t>
          </w:r>
        </w:sdtContent>
      </w:sdt>
      <w:r w:rsidR="00195967">
        <w:rPr>
          <w:rFonts w:ascii="Times New Roman" w:hAnsi="Times New Roman" w:cs="Times New Roman"/>
        </w:rPr>
        <w:t>. In contrast, recent research is predominantly centered on the study of the human brain</w:t>
      </w:r>
      <w:r w:rsidR="008B12C0">
        <w:rPr>
          <w:rFonts w:ascii="Times New Roman" w:hAnsi="Times New Roman" w:cs="Times New Roman"/>
        </w:rPr>
        <w:t xml:space="preserve"> (both in health and pathology)</w:t>
      </w:r>
      <w:r w:rsidR="007C7F9E">
        <w:rPr>
          <w:rFonts w:ascii="Times New Roman" w:hAnsi="Times New Roman" w:cs="Times New Roman"/>
        </w:rPr>
        <w:t>, to the extent that, a</w:t>
      </w:r>
      <w:r w:rsidR="001855CC">
        <w:rPr>
          <w:rFonts w:ascii="Times New Roman" w:hAnsi="Times New Roman" w:cs="Times New Roman"/>
        </w:rPr>
        <w:t xml:space="preserve">lmost a </w:t>
      </w:r>
      <w:r w:rsidR="007C7F9E">
        <w:rPr>
          <w:rFonts w:ascii="Times New Roman" w:hAnsi="Times New Roman" w:cs="Times New Roman"/>
        </w:rPr>
        <w:t xml:space="preserve">decade ago, Monica </w:t>
      </w:r>
      <w:proofErr w:type="spellStart"/>
      <w:r w:rsidR="007C7F9E">
        <w:rPr>
          <w:rFonts w:ascii="Times New Roman" w:hAnsi="Times New Roman" w:cs="Times New Roman"/>
        </w:rPr>
        <w:t>Fabiani</w:t>
      </w:r>
      <w:proofErr w:type="spellEnd"/>
      <w:r w:rsidR="007C7F9E">
        <w:rPr>
          <w:rFonts w:ascii="Times New Roman" w:hAnsi="Times New Roman" w:cs="Times New Roman"/>
        </w:rPr>
        <w:t xml:space="preserve"> devoted an Editorial entitled “The embodied brain” to encourage </w:t>
      </w:r>
      <w:r w:rsidR="005A4C00">
        <w:rPr>
          <w:rFonts w:ascii="Times New Roman" w:hAnsi="Times New Roman" w:cs="Times New Roman"/>
        </w:rPr>
        <w:t xml:space="preserve">scientists to “re-embody” the brain, </w:t>
      </w:r>
      <w:del w:id="12" w:author="Christian Panitz" w:date="2024-03-24T01:44:00Z">
        <w:r w:rsidR="005A4C00" w:rsidDel="00A8391B">
          <w:rPr>
            <w:rFonts w:ascii="Times New Roman" w:hAnsi="Times New Roman" w:cs="Times New Roman"/>
          </w:rPr>
          <w:delText xml:space="preserve">namely </w:delText>
        </w:r>
      </w:del>
      <w:ins w:id="13" w:author="Christian Panitz" w:date="2024-03-24T01:44:00Z">
        <w:r w:rsidR="00A8391B">
          <w:rPr>
            <w:rFonts w:ascii="Times New Roman" w:hAnsi="Times New Roman" w:cs="Times New Roman"/>
          </w:rPr>
          <w:t>that is,</w:t>
        </w:r>
        <w:r w:rsidR="00A8391B">
          <w:rPr>
            <w:rFonts w:ascii="Times New Roman" w:hAnsi="Times New Roman" w:cs="Times New Roman"/>
          </w:rPr>
          <w:t xml:space="preserve"> </w:t>
        </w:r>
      </w:ins>
      <w:r w:rsidR="005A4C00">
        <w:rPr>
          <w:rFonts w:ascii="Times New Roman" w:hAnsi="Times New Roman" w:cs="Times New Roman"/>
        </w:rPr>
        <w:t xml:space="preserve">to integrate multiple bodily systems to fully characterize the behaving human organism </w:t>
      </w:r>
      <w:sdt>
        <w:sdtPr>
          <w:rPr>
            <w:rFonts w:ascii="Times New Roman" w:hAnsi="Times New Roman" w:cs="Times New Roman"/>
            <w:color w:val="000000"/>
          </w:rPr>
          <w:tag w:val="MENDELEY_CITATION_v3_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"/>
          <w:id w:val="-1898732995"/>
          <w:placeholder>
            <w:docPart w:val="DefaultPlaceholder_-1854013440"/>
          </w:placeholder>
        </w:sdtPr>
        <w:sdtContent>
          <w:r w:rsidR="001855CC" w:rsidRPr="001855CC">
            <w:rPr>
              <w:rFonts w:ascii="Times New Roman" w:hAnsi="Times New Roman" w:cs="Times New Roman"/>
              <w:color w:val="000000"/>
            </w:rPr>
            <w:t>(</w:t>
          </w:r>
          <w:proofErr w:type="spellStart"/>
          <w:r w:rsidR="001855CC" w:rsidRPr="001855CC">
            <w:rPr>
              <w:rFonts w:ascii="Times New Roman" w:hAnsi="Times New Roman" w:cs="Times New Roman"/>
              <w:color w:val="000000"/>
            </w:rPr>
            <w:t>Fabiani</w:t>
          </w:r>
          <w:proofErr w:type="spellEnd"/>
          <w:r w:rsidR="001855CC" w:rsidRPr="001855CC">
            <w:rPr>
              <w:rFonts w:ascii="Times New Roman" w:hAnsi="Times New Roman" w:cs="Times New Roman"/>
              <w:color w:val="000000"/>
            </w:rPr>
            <w:t>, 2015)</w:t>
          </w:r>
        </w:sdtContent>
      </w:sdt>
      <w:r w:rsidR="001855CC">
        <w:rPr>
          <w:rFonts w:ascii="Times New Roman" w:hAnsi="Times New Roman" w:cs="Times New Roman"/>
          <w:color w:val="000000"/>
        </w:rPr>
        <w:t>.</w:t>
      </w:r>
    </w:p>
    <w:p w14:paraId="6432033E" w14:textId="38222994" w:rsidR="00503E32" w:rsidRDefault="002E405C" w:rsidP="002E04D5">
      <w:pPr>
        <w:spacing w:line="360" w:lineRule="auto"/>
        <w:ind w:firstLine="720"/>
        <w:jc w:val="both"/>
        <w:rPr>
          <w:rFonts w:ascii="Times New Roman" w:hAnsi="Times New Roman" w:cs="Times New Roman"/>
        </w:rPr>
      </w:pPr>
      <w:commentRangeStart w:id="14"/>
      <w:r>
        <w:rPr>
          <w:rFonts w:ascii="Times New Roman" w:hAnsi="Times New Roman" w:cs="Times New Roman"/>
        </w:rPr>
        <w:lastRenderedPageBreak/>
        <w:t xml:space="preserve">In addition to </w:t>
      </w:r>
      <w:r w:rsidR="00B00F5D">
        <w:rPr>
          <w:rFonts w:ascii="Times New Roman" w:hAnsi="Times New Roman" w:cs="Times New Roman"/>
        </w:rPr>
        <w:t xml:space="preserve">numerous </w:t>
      </w:r>
      <w:r>
        <w:rPr>
          <w:rFonts w:ascii="Times New Roman" w:hAnsi="Times New Roman" w:cs="Times New Roman"/>
        </w:rPr>
        <w:t xml:space="preserve">technological and theoretical advances, </w:t>
      </w:r>
      <w:r w:rsidRPr="002E405C">
        <w:rPr>
          <w:rFonts w:ascii="Times New Roman" w:hAnsi="Times New Roman" w:cs="Times New Roman"/>
          <w:i/>
        </w:rPr>
        <w:t>Psychophysiology</w:t>
      </w:r>
      <w:r>
        <w:rPr>
          <w:rFonts w:ascii="Times New Roman" w:hAnsi="Times New Roman" w:cs="Times New Roman"/>
        </w:rPr>
        <w:t xml:space="preserve"> has </w:t>
      </w:r>
      <w:r w:rsidR="005954CB">
        <w:rPr>
          <w:rFonts w:ascii="Times New Roman" w:hAnsi="Times New Roman" w:cs="Times New Roman"/>
        </w:rPr>
        <w:t>gone</w:t>
      </w:r>
      <w:r>
        <w:rPr>
          <w:rFonts w:ascii="Times New Roman" w:hAnsi="Times New Roman" w:cs="Times New Roman"/>
        </w:rPr>
        <w:t xml:space="preserve"> through several structural changes over the past 60 years. The Journal</w:t>
      </w:r>
      <w:r w:rsidR="00B00F5D">
        <w:rPr>
          <w:rFonts w:ascii="Times New Roman" w:hAnsi="Times New Roman" w:cs="Times New Roman"/>
        </w:rPr>
        <w:t xml:space="preserve"> </w:t>
      </w:r>
      <w:r w:rsidR="000538C4">
        <w:rPr>
          <w:rFonts w:ascii="Times New Roman" w:hAnsi="Times New Roman" w:cs="Times New Roman"/>
        </w:rPr>
        <w:t>grew</w:t>
      </w:r>
      <w:r w:rsidR="00B00F5D">
        <w:rPr>
          <w:rFonts w:ascii="Times New Roman" w:hAnsi="Times New Roman" w:cs="Times New Roman"/>
        </w:rPr>
        <w:t xml:space="preserve"> in terms of manuscripts published per year, going</w:t>
      </w:r>
      <w:r>
        <w:rPr>
          <w:rFonts w:ascii="Times New Roman" w:hAnsi="Times New Roman" w:cs="Times New Roman"/>
        </w:rPr>
        <w:t xml:space="preserve"> from publishing 768 to 1020 pages per volume </w:t>
      </w:r>
      <w:r w:rsidR="00B00F5D">
        <w:rPr>
          <w:rFonts w:ascii="Times New Roman" w:hAnsi="Times New Roman" w:cs="Times New Roman"/>
        </w:rPr>
        <w:t>in</w:t>
      </w:r>
      <w:r>
        <w:rPr>
          <w:rFonts w:ascii="Times New Roman" w:hAnsi="Times New Roman" w:cs="Times New Roman"/>
        </w:rPr>
        <w:t xml:space="preserve"> 2003.</w:t>
      </w:r>
      <w:r w:rsidR="00B00F5D">
        <w:rPr>
          <w:rFonts w:ascii="Times New Roman" w:hAnsi="Times New Roman" w:cs="Times New Roman"/>
        </w:rPr>
        <w:t xml:space="preserve"> Also, in 2015, </w:t>
      </w:r>
      <w:r w:rsidR="00B00F5D" w:rsidRPr="00B00F5D">
        <w:rPr>
          <w:rFonts w:ascii="Times New Roman" w:hAnsi="Times New Roman" w:cs="Times New Roman"/>
          <w:i/>
        </w:rPr>
        <w:t>Psychophysiology</w:t>
      </w:r>
      <w:r w:rsidR="00B00F5D">
        <w:rPr>
          <w:rFonts w:ascii="Times New Roman" w:hAnsi="Times New Roman" w:cs="Times New Roman"/>
        </w:rPr>
        <w:t xml:space="preserve"> ended </w:t>
      </w:r>
      <w:r w:rsidR="00B00F5D" w:rsidRPr="00B00F5D">
        <w:rPr>
          <w:rFonts w:ascii="Times New Roman" w:hAnsi="Times New Roman" w:cs="Times New Roman"/>
        </w:rPr>
        <w:t xml:space="preserve">its printed version and became an </w:t>
      </w:r>
      <w:r w:rsidR="00B00F5D">
        <w:rPr>
          <w:rFonts w:ascii="Times New Roman" w:hAnsi="Times New Roman" w:cs="Times New Roman"/>
        </w:rPr>
        <w:t>online</w:t>
      </w:r>
      <w:r w:rsidR="00B00F5D" w:rsidRPr="00B00F5D">
        <w:rPr>
          <w:rFonts w:ascii="Times New Roman" w:hAnsi="Times New Roman" w:cs="Times New Roman"/>
        </w:rPr>
        <w:t xml:space="preserve"> journal, which allowed the free </w:t>
      </w:r>
      <w:r w:rsidR="00B00F5D">
        <w:rPr>
          <w:rFonts w:ascii="Times New Roman" w:hAnsi="Times New Roman" w:cs="Times New Roman"/>
        </w:rPr>
        <w:t>publication</w:t>
      </w:r>
      <w:r w:rsidR="00B00F5D" w:rsidRPr="00B00F5D">
        <w:rPr>
          <w:rFonts w:ascii="Times New Roman" w:hAnsi="Times New Roman" w:cs="Times New Roman"/>
        </w:rPr>
        <w:t xml:space="preserve"> of color pictures and freedom from page counts</w:t>
      </w:r>
      <w:r w:rsidR="003078A9">
        <w:rPr>
          <w:rFonts w:ascii="Times New Roman" w:hAnsi="Times New Roman" w:cs="Times New Roman"/>
        </w:rPr>
        <w:t xml:space="preserve"> - since then, Journal</w:t>
      </w:r>
      <w:r w:rsidR="003078A9" w:rsidRPr="003078A9">
        <w:rPr>
          <w:rFonts w:ascii="Times New Roman" w:hAnsi="Times New Roman" w:cs="Times New Roman"/>
        </w:rPr>
        <w:t xml:space="preserve"> submissions started growing and nearly doubled</w:t>
      </w:r>
      <w:r w:rsidR="003078A9">
        <w:rPr>
          <w:rFonts w:ascii="Times New Roman" w:hAnsi="Times New Roman" w:cs="Times New Roman"/>
        </w:rPr>
        <w:t xml:space="preserve">. </w:t>
      </w:r>
      <w:commentRangeEnd w:id="14"/>
      <w:r w:rsidR="008B094D">
        <w:rPr>
          <w:rStyle w:val="Kommentarzeichen"/>
        </w:rPr>
        <w:commentReference w:id="14"/>
      </w:r>
    </w:p>
    <w:p w14:paraId="4E16002C" w14:textId="5576F40D" w:rsidR="00D52848" w:rsidRDefault="00E83F42" w:rsidP="00135E33">
      <w:pPr>
        <w:spacing w:line="360" w:lineRule="auto"/>
        <w:ind w:firstLine="720"/>
        <w:jc w:val="both"/>
        <w:rPr>
          <w:rFonts w:ascii="Times New Roman" w:hAnsi="Times New Roman" w:cs="Times New Roman"/>
        </w:rPr>
      </w:pPr>
      <w:r>
        <w:rPr>
          <w:rFonts w:ascii="Times New Roman" w:hAnsi="Times New Roman" w:cs="Times New Roman"/>
        </w:rPr>
        <w:t xml:space="preserve">The occurrence of </w:t>
      </w:r>
      <w:r w:rsidRPr="00E83F42">
        <w:rPr>
          <w:rFonts w:ascii="Times New Roman" w:hAnsi="Times New Roman" w:cs="Times New Roman"/>
          <w:i/>
        </w:rPr>
        <w:t>Psychophysiology</w:t>
      </w:r>
      <w:r>
        <w:rPr>
          <w:rFonts w:ascii="Times New Roman" w:hAnsi="Times New Roman" w:cs="Times New Roman"/>
        </w:rPr>
        <w:t xml:space="preserve">’s anniversary is a moment to both </w:t>
      </w:r>
      <w:r w:rsidR="00135E33">
        <w:rPr>
          <w:rFonts w:ascii="Times New Roman" w:hAnsi="Times New Roman" w:cs="Times New Roman"/>
        </w:rPr>
        <w:t>showcase</w:t>
      </w:r>
      <w:r>
        <w:rPr>
          <w:rFonts w:ascii="Times New Roman" w:hAnsi="Times New Roman" w:cs="Times New Roman"/>
        </w:rPr>
        <w:t xml:space="preserve"> the successes</w:t>
      </w:r>
      <w:r w:rsidR="000E3523">
        <w:rPr>
          <w:rFonts w:ascii="Times New Roman" w:hAnsi="Times New Roman" w:cs="Times New Roman"/>
        </w:rPr>
        <w:t xml:space="preserve"> and productivity</w:t>
      </w:r>
      <w:r>
        <w:rPr>
          <w:rFonts w:ascii="Times New Roman" w:hAnsi="Times New Roman" w:cs="Times New Roman"/>
        </w:rPr>
        <w:t xml:space="preserve"> of psychophysiological research</w:t>
      </w:r>
      <w:r w:rsidR="000E3523">
        <w:rPr>
          <w:rFonts w:ascii="Times New Roman" w:hAnsi="Times New Roman" w:cs="Times New Roman"/>
        </w:rPr>
        <w:t xml:space="preserve">, but </w:t>
      </w:r>
      <w:r>
        <w:rPr>
          <w:rFonts w:ascii="Times New Roman" w:hAnsi="Times New Roman" w:cs="Times New Roman"/>
        </w:rPr>
        <w:t xml:space="preserve">also to </w:t>
      </w:r>
      <w:r w:rsidR="000E3523">
        <w:rPr>
          <w:rFonts w:ascii="Times New Roman" w:hAnsi="Times New Roman" w:cs="Times New Roman"/>
        </w:rPr>
        <w:t xml:space="preserve">objectively </w:t>
      </w:r>
      <w:r>
        <w:rPr>
          <w:rFonts w:ascii="Times New Roman" w:hAnsi="Times New Roman" w:cs="Times New Roman"/>
        </w:rPr>
        <w:t xml:space="preserve">analyze and outline the development and trends of the Journal. To </w:t>
      </w:r>
      <w:del w:id="15" w:author="Christian Panitz" w:date="2024-03-24T00:42:00Z">
        <w:r w:rsidDel="008B094D">
          <w:rPr>
            <w:rFonts w:ascii="Times New Roman" w:hAnsi="Times New Roman" w:cs="Times New Roman"/>
          </w:rPr>
          <w:delText>do so</w:delText>
        </w:r>
      </w:del>
      <w:ins w:id="16" w:author="Christian Panitz" w:date="2024-03-24T00:42:00Z">
        <w:r w:rsidR="008B094D">
          <w:rPr>
            <w:rFonts w:ascii="Times New Roman" w:hAnsi="Times New Roman" w:cs="Times New Roman"/>
          </w:rPr>
          <w:t>this end</w:t>
        </w:r>
      </w:ins>
      <w:r>
        <w:rPr>
          <w:rFonts w:ascii="Times New Roman" w:hAnsi="Times New Roman" w:cs="Times New Roman"/>
        </w:rPr>
        <w:t xml:space="preserve">, </w:t>
      </w:r>
      <w:del w:id="17" w:author="Christian Panitz" w:date="2024-03-24T00:43:00Z">
        <w:r w:rsidDel="008B094D">
          <w:rPr>
            <w:rFonts w:ascii="Times New Roman" w:hAnsi="Times New Roman" w:cs="Times New Roman"/>
          </w:rPr>
          <w:delText>this work</w:delText>
        </w:r>
      </w:del>
      <w:ins w:id="18" w:author="Christian Panitz" w:date="2024-03-24T00:43:00Z">
        <w:r w:rsidR="008B094D">
          <w:rPr>
            <w:rFonts w:ascii="Times New Roman" w:hAnsi="Times New Roman" w:cs="Times New Roman"/>
          </w:rPr>
          <w:t>the current study</w:t>
        </w:r>
      </w:ins>
      <w:r>
        <w:rPr>
          <w:rFonts w:ascii="Times New Roman" w:hAnsi="Times New Roman" w:cs="Times New Roman"/>
        </w:rPr>
        <w:t xml:space="preserve"> </w:t>
      </w:r>
      <w:del w:id="19" w:author="Christian Panitz" w:date="2024-03-24T00:43:00Z">
        <w:r w:rsidDel="008B094D">
          <w:rPr>
            <w:rFonts w:ascii="Times New Roman" w:hAnsi="Times New Roman" w:cs="Times New Roman"/>
          </w:rPr>
          <w:delText xml:space="preserve">aimed at </w:delText>
        </w:r>
      </w:del>
      <w:r>
        <w:rPr>
          <w:rFonts w:ascii="Times New Roman" w:hAnsi="Times New Roman" w:cs="Times New Roman"/>
        </w:rPr>
        <w:t xml:space="preserve">quantitively </w:t>
      </w:r>
      <w:r w:rsidR="00135E33">
        <w:rPr>
          <w:rFonts w:ascii="Times New Roman" w:hAnsi="Times New Roman" w:cs="Times New Roman"/>
        </w:rPr>
        <w:t>portray</w:t>
      </w:r>
      <w:ins w:id="20" w:author="Christian Panitz" w:date="2024-03-24T00:43:00Z">
        <w:r w:rsidR="008B094D">
          <w:rPr>
            <w:rFonts w:ascii="Times New Roman" w:hAnsi="Times New Roman" w:cs="Times New Roman"/>
          </w:rPr>
          <w:t>ed</w:t>
        </w:r>
      </w:ins>
      <w:del w:id="21" w:author="Christian Panitz" w:date="2024-03-24T00:43:00Z">
        <w:r w:rsidR="00135E33" w:rsidDel="008B094D">
          <w:rPr>
            <w:rFonts w:ascii="Times New Roman" w:hAnsi="Times New Roman" w:cs="Times New Roman"/>
          </w:rPr>
          <w:delText>ing</w:delText>
        </w:r>
      </w:del>
      <w:r>
        <w:rPr>
          <w:rFonts w:ascii="Times New Roman" w:hAnsi="Times New Roman" w:cs="Times New Roman"/>
        </w:rPr>
        <w:t xml:space="preserve"> </w:t>
      </w:r>
      <w:r w:rsidR="00135E33">
        <w:rPr>
          <w:rFonts w:ascii="Times New Roman" w:hAnsi="Times New Roman" w:cs="Times New Roman"/>
        </w:rPr>
        <w:t xml:space="preserve">the </w:t>
      </w:r>
      <w:del w:id="22" w:author="Christian Panitz" w:date="2024-03-24T00:43:00Z">
        <w:r w:rsidR="00135E33" w:rsidDel="008B094D">
          <w:rPr>
            <w:rFonts w:ascii="Times New Roman" w:hAnsi="Times New Roman" w:cs="Times New Roman"/>
          </w:rPr>
          <w:delText xml:space="preserve">past </w:delText>
        </w:r>
      </w:del>
      <w:ins w:id="23" w:author="Christian Panitz" w:date="2024-03-24T00:43:00Z">
        <w:r w:rsidR="008B094D">
          <w:rPr>
            <w:rFonts w:ascii="Times New Roman" w:hAnsi="Times New Roman" w:cs="Times New Roman"/>
          </w:rPr>
          <w:t>entire</w:t>
        </w:r>
        <w:r w:rsidR="008B094D">
          <w:rPr>
            <w:rFonts w:ascii="Times New Roman" w:hAnsi="Times New Roman" w:cs="Times New Roman"/>
          </w:rPr>
          <w:t xml:space="preserve"> </w:t>
        </w:r>
      </w:ins>
      <w:r w:rsidR="00135E33">
        <w:rPr>
          <w:rFonts w:ascii="Times New Roman" w:hAnsi="Times New Roman" w:cs="Times New Roman"/>
        </w:rPr>
        <w:t xml:space="preserve">60 years (1964-2023) of </w:t>
      </w:r>
      <w:r w:rsidR="00135E33">
        <w:rPr>
          <w:rFonts w:ascii="Times New Roman" w:hAnsi="Times New Roman" w:cs="Times New Roman"/>
          <w:i/>
        </w:rPr>
        <w:t>Psychophysiology</w:t>
      </w:r>
      <w:r w:rsidR="00135E33">
        <w:rPr>
          <w:rFonts w:ascii="Times New Roman" w:hAnsi="Times New Roman" w:cs="Times New Roman"/>
        </w:rPr>
        <w:t xml:space="preserve"> by analyzing bibliographic data through performance analyses (i.e., standard indicators of productivity) and a science mapping approach</w:t>
      </w:r>
      <w:r w:rsidR="001855C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"/>
          <w:id w:val="-846944787"/>
          <w:placeholder>
            <w:docPart w:val="DefaultPlaceholder_-1854013440"/>
          </w:placeholder>
        </w:sdtPr>
        <w:sdtContent>
          <w:r w:rsidR="001855CC" w:rsidRPr="001855CC">
            <w:rPr>
              <w:rFonts w:ascii="Times New Roman" w:hAnsi="Times New Roman" w:cs="Times New Roman"/>
              <w:color w:val="000000"/>
            </w:rPr>
            <w:t xml:space="preserve">(Van </w:t>
          </w:r>
          <w:proofErr w:type="spellStart"/>
          <w:r w:rsidR="001855CC" w:rsidRPr="001855CC">
            <w:rPr>
              <w:rFonts w:ascii="Times New Roman" w:hAnsi="Times New Roman" w:cs="Times New Roman"/>
              <w:color w:val="000000"/>
            </w:rPr>
            <w:t>Raan</w:t>
          </w:r>
          <w:proofErr w:type="spellEnd"/>
          <w:r w:rsidR="001855CC" w:rsidRPr="001855CC">
            <w:rPr>
              <w:rFonts w:ascii="Times New Roman" w:hAnsi="Times New Roman" w:cs="Times New Roman"/>
              <w:color w:val="000000"/>
            </w:rPr>
            <w:t>, 2014)</w:t>
          </w:r>
        </w:sdtContent>
      </w:sdt>
      <w:r w:rsidR="00135E33">
        <w:rPr>
          <w:rFonts w:ascii="Times New Roman" w:hAnsi="Times New Roman" w:cs="Times New Roman"/>
        </w:rPr>
        <w:t xml:space="preserve">. The latter allowed tracing the thematic development over time, analyzing frequencies and co-occurrences of key terms, and creating a historic map of seminal </w:t>
      </w:r>
      <w:r w:rsidR="00135E33" w:rsidRPr="00135E33">
        <w:rPr>
          <w:rFonts w:ascii="Times New Roman" w:hAnsi="Times New Roman" w:cs="Times New Roman"/>
          <w:i/>
        </w:rPr>
        <w:t>Psychophysiology</w:t>
      </w:r>
      <w:r w:rsidR="00135E33">
        <w:rPr>
          <w:rFonts w:ascii="Times New Roman" w:hAnsi="Times New Roman" w:cs="Times New Roman"/>
        </w:rPr>
        <w:t xml:space="preserve"> </w:t>
      </w:r>
      <w:r w:rsidR="00135E33" w:rsidRPr="00135E33">
        <w:rPr>
          <w:rFonts w:ascii="Times New Roman" w:hAnsi="Times New Roman" w:cs="Times New Roman"/>
        </w:rPr>
        <w:t xml:space="preserve">publications revealing thematic clusters and citation patterns between </w:t>
      </w:r>
      <w:commentRangeStart w:id="24"/>
      <w:r w:rsidR="00135E33" w:rsidRPr="00135E33">
        <w:rPr>
          <w:rFonts w:ascii="Times New Roman" w:hAnsi="Times New Roman" w:cs="Times New Roman"/>
        </w:rPr>
        <w:t>papers</w:t>
      </w:r>
      <w:commentRangeEnd w:id="24"/>
      <w:r w:rsidR="00B700AC">
        <w:rPr>
          <w:rStyle w:val="Kommentarzeichen"/>
        </w:rPr>
        <w:commentReference w:id="24"/>
      </w:r>
      <w:r w:rsidR="00135E33" w:rsidRPr="00135E33">
        <w:rPr>
          <w:rFonts w:ascii="Times New Roman" w:hAnsi="Times New Roman" w:cs="Times New Roman"/>
        </w:rPr>
        <w:t>.</w:t>
      </w:r>
      <w:r w:rsidR="00135E33">
        <w:rPr>
          <w:rFonts w:ascii="Times New Roman" w:hAnsi="Times New Roman" w:cs="Times New Roman"/>
        </w:rPr>
        <w:t xml:space="preserve"> </w:t>
      </w:r>
    </w:p>
    <w:p w14:paraId="78E65AAA" w14:textId="52F5BD02" w:rsidR="00E2697A" w:rsidRDefault="00E2697A" w:rsidP="00D2274A">
      <w:pPr>
        <w:spacing w:line="360" w:lineRule="auto"/>
        <w:jc w:val="both"/>
        <w:rPr>
          <w:rFonts w:ascii="Times New Roman" w:hAnsi="Times New Roman" w:cs="Times New Roman"/>
        </w:rPr>
      </w:pPr>
    </w:p>
    <w:p w14:paraId="0B16F9DB" w14:textId="06446FEC" w:rsidR="00620BC3" w:rsidRDefault="00620BC3" w:rsidP="00620BC3">
      <w:pPr>
        <w:spacing w:line="360" w:lineRule="auto"/>
        <w:jc w:val="both"/>
        <w:rPr>
          <w:rFonts w:ascii="Times New Roman" w:hAnsi="Times New Roman" w:cs="Times New Roman"/>
        </w:rPr>
      </w:pPr>
    </w:p>
    <w:p w14:paraId="0A8671DA" w14:textId="62CA65C0" w:rsidR="00620BC3" w:rsidRDefault="00620BC3" w:rsidP="00620BC3">
      <w:pPr>
        <w:spacing w:line="360" w:lineRule="auto"/>
        <w:jc w:val="both"/>
        <w:rPr>
          <w:rFonts w:ascii="Times New Roman" w:hAnsi="Times New Roman" w:cs="Times New Roman"/>
        </w:rPr>
      </w:pPr>
    </w:p>
    <w:p w14:paraId="30ACF42F" w14:textId="77777777" w:rsidR="001412EF" w:rsidRDefault="001412EF">
      <w:pPr>
        <w:rPr>
          <w:rFonts w:ascii="Times New Roman" w:hAnsi="Times New Roman" w:cs="Times New Roman"/>
        </w:rPr>
      </w:pPr>
      <w:r>
        <w:rPr>
          <w:rFonts w:ascii="Times New Roman" w:hAnsi="Times New Roman" w:cs="Times New Roman"/>
        </w:rPr>
        <w:br w:type="page"/>
      </w:r>
    </w:p>
    <w:p w14:paraId="56A7A7E8" w14:textId="29EB704C" w:rsidR="001412EF" w:rsidRDefault="001412EF" w:rsidP="001412EF">
      <w:pPr>
        <w:spacing w:line="360" w:lineRule="auto"/>
        <w:jc w:val="center"/>
        <w:rPr>
          <w:rFonts w:ascii="Times New Roman" w:hAnsi="Times New Roman" w:cs="Times New Roman"/>
          <w:b/>
        </w:rPr>
      </w:pPr>
      <w:r>
        <w:rPr>
          <w:rFonts w:ascii="Times New Roman" w:hAnsi="Times New Roman" w:cs="Times New Roman"/>
          <w:b/>
        </w:rPr>
        <w:lastRenderedPageBreak/>
        <w:t>Method</w:t>
      </w:r>
    </w:p>
    <w:p w14:paraId="48F321BF" w14:textId="3B7166FD" w:rsidR="00CE2F98" w:rsidRDefault="008B67F7" w:rsidP="00CE2F98">
      <w:pPr>
        <w:spacing w:line="360" w:lineRule="auto"/>
        <w:jc w:val="both"/>
        <w:rPr>
          <w:rFonts w:ascii="Times New Roman" w:hAnsi="Times New Roman" w:cs="Times New Roman"/>
        </w:rPr>
      </w:pPr>
      <w:r w:rsidRPr="008B67F7">
        <w:rPr>
          <w:rFonts w:ascii="Times New Roman" w:hAnsi="Times New Roman" w:cs="Times New Roman"/>
          <w:i/>
        </w:rPr>
        <w:t>Literature search.</w:t>
      </w:r>
      <w:r>
        <w:rPr>
          <w:rFonts w:ascii="Times New Roman" w:hAnsi="Times New Roman" w:cs="Times New Roman"/>
        </w:rPr>
        <w:t xml:space="preserve"> We searched Web of Science on September </w:t>
      </w:r>
      <w:r w:rsidR="00720D76">
        <w:rPr>
          <w:rFonts w:ascii="Times New Roman" w:hAnsi="Times New Roman" w:cs="Times New Roman"/>
        </w:rPr>
        <w:t>9</w:t>
      </w:r>
      <w:r>
        <w:rPr>
          <w:rFonts w:ascii="Times New Roman" w:hAnsi="Times New Roman" w:cs="Times New Roman"/>
        </w:rPr>
        <w:t xml:space="preserve">, 2023, to acquire bibliometric data for all </w:t>
      </w:r>
      <w:r w:rsidR="00720D76">
        <w:rPr>
          <w:rFonts w:ascii="Times New Roman" w:hAnsi="Times New Roman" w:cs="Times New Roman"/>
        </w:rPr>
        <w:t xml:space="preserve">5,776 available </w:t>
      </w:r>
      <w:r>
        <w:rPr>
          <w:rFonts w:ascii="Times New Roman" w:hAnsi="Times New Roman" w:cs="Times New Roman"/>
        </w:rPr>
        <w:t xml:space="preserve">Psychophysiology </w:t>
      </w:r>
      <w:r w:rsidR="00CE2F98">
        <w:rPr>
          <w:rFonts w:ascii="Times New Roman" w:hAnsi="Times New Roman" w:cs="Times New Roman"/>
        </w:rPr>
        <w:t>documents</w:t>
      </w:r>
      <w:r>
        <w:rPr>
          <w:rFonts w:ascii="Times New Roman" w:hAnsi="Times New Roman" w:cs="Times New Roman"/>
        </w:rPr>
        <w:t xml:space="preserve"> from 1964 to 2023, which included the October issue 2023. We included publications of type “Article” and “Review Article”</w:t>
      </w:r>
      <w:r w:rsidR="00CE2F98">
        <w:rPr>
          <w:rFonts w:ascii="Times New Roman" w:hAnsi="Times New Roman" w:cs="Times New Roman"/>
        </w:rPr>
        <w:t xml:space="preserve"> thereby </w:t>
      </w:r>
      <w:r w:rsidR="002878BE">
        <w:rPr>
          <w:rFonts w:ascii="Times New Roman" w:hAnsi="Times New Roman" w:cs="Times New Roman"/>
        </w:rPr>
        <w:t>excluding</w:t>
      </w:r>
      <w:r w:rsidR="00CE2F98">
        <w:rPr>
          <w:rFonts w:ascii="Times New Roman" w:hAnsi="Times New Roman" w:cs="Times New Roman"/>
        </w:rPr>
        <w:t xml:space="preserve"> meeting abstracts, editorial material, notes, book reviews, letters, biographical items, items about individuals, discussions, meeting info, and a software review. We also explicitly excluded “</w:t>
      </w:r>
      <w:commentRangeStart w:id="25"/>
      <w:r w:rsidR="00CE2F98">
        <w:rPr>
          <w:rFonts w:ascii="Times New Roman" w:hAnsi="Times New Roman" w:cs="Times New Roman"/>
        </w:rPr>
        <w:t>Early Access</w:t>
      </w:r>
      <w:commentRangeEnd w:id="25"/>
      <w:r w:rsidR="00CE2F98">
        <w:rPr>
          <w:rStyle w:val="Kommentarzeichen"/>
        </w:rPr>
        <w:commentReference w:id="25"/>
      </w:r>
      <w:r w:rsidR="00CE2F98">
        <w:rPr>
          <w:rFonts w:ascii="Times New Roman" w:hAnsi="Times New Roman" w:cs="Times New Roman"/>
        </w:rPr>
        <w:t>” papers, which had not yet been assigned to an issue, and “Correction” papers. The Boolean search term is presented in Table 1.</w:t>
      </w:r>
      <w:r w:rsidR="00513C02">
        <w:rPr>
          <w:rFonts w:ascii="Times New Roman" w:hAnsi="Times New Roman" w:cs="Times New Roman"/>
        </w:rPr>
        <w:t xml:space="preserve"> </w:t>
      </w:r>
    </w:p>
    <w:p w14:paraId="6EA7C6D7" w14:textId="0B9174E7" w:rsidR="004F16A6" w:rsidRDefault="004F16A6" w:rsidP="00CE2F98">
      <w:pPr>
        <w:spacing w:line="360" w:lineRule="auto"/>
        <w:jc w:val="both"/>
        <w:rPr>
          <w:rFonts w:ascii="Times New Roman" w:hAnsi="Times New Roman" w:cs="Times New Roman"/>
        </w:rPr>
      </w:pPr>
    </w:p>
    <w:p w14:paraId="6F63FB57" w14:textId="08FA480F" w:rsidR="00407A1F" w:rsidRPr="000F657E" w:rsidRDefault="00407A1F" w:rsidP="00407A1F">
      <w:pPr>
        <w:pStyle w:val="Beschriftung"/>
        <w:keepNext/>
        <w:rPr>
          <w:b/>
          <w:i w:val="0"/>
        </w:rPr>
      </w:pPr>
      <w:r w:rsidRPr="000F657E">
        <w:rPr>
          <w:b/>
          <w:i w:val="0"/>
        </w:rPr>
        <w:t xml:space="preserve">Table </w:t>
      </w:r>
      <w:r w:rsidRPr="000F657E">
        <w:rPr>
          <w:b/>
          <w:i w:val="0"/>
        </w:rPr>
        <w:fldChar w:fldCharType="begin"/>
      </w:r>
      <w:r w:rsidRPr="000F657E">
        <w:rPr>
          <w:b/>
          <w:i w:val="0"/>
        </w:rPr>
        <w:instrText xml:space="preserve"> SEQ Table \* ARABIC </w:instrText>
      </w:r>
      <w:r w:rsidRPr="000F657E">
        <w:rPr>
          <w:b/>
          <w:i w:val="0"/>
        </w:rPr>
        <w:fldChar w:fldCharType="separate"/>
      </w:r>
      <w:r w:rsidR="00804CEC" w:rsidRPr="000F657E">
        <w:rPr>
          <w:b/>
          <w:i w:val="0"/>
          <w:noProof/>
        </w:rPr>
        <w:t>1</w:t>
      </w:r>
      <w:r w:rsidRPr="000F657E">
        <w:rPr>
          <w:b/>
          <w:i w:val="0"/>
        </w:rPr>
        <w:fldChar w:fldCharType="end"/>
      </w:r>
      <w:r w:rsidRPr="000F657E">
        <w:rPr>
          <w:b/>
          <w:i w:val="0"/>
        </w:rPr>
        <w:t>.</w:t>
      </w:r>
      <w:r w:rsidRPr="000F657E">
        <w:rPr>
          <w:b/>
        </w:rPr>
        <w:t xml:space="preserve"> </w:t>
      </w:r>
      <w:r w:rsidRPr="000F657E">
        <w:rPr>
          <w:b/>
          <w:i w:val="0"/>
        </w:rPr>
        <w:t>Boolean search terms for Web of Science search</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407A1F" w14:paraId="397FDDE1" w14:textId="77777777" w:rsidTr="00407A1F">
        <w:tc>
          <w:tcPr>
            <w:tcW w:w="9010" w:type="dxa"/>
            <w:vAlign w:val="center"/>
          </w:tcPr>
          <w:p w14:paraId="20DDF6BA" w14:textId="427FC0E7" w:rsidR="00407A1F" w:rsidRPr="004F16A6" w:rsidRDefault="00407A1F" w:rsidP="00407A1F">
            <w:pPr>
              <w:rPr>
                <w:rFonts w:ascii="Times New Roman" w:hAnsi="Times New Roman" w:cs="Times New Roman"/>
              </w:rPr>
            </w:pPr>
            <w:r w:rsidRPr="004F16A6">
              <w:rPr>
                <w:rFonts w:ascii="Times New Roman" w:hAnsi="Times New Roman" w:cs="Times New Roman"/>
              </w:rPr>
              <w:t>SO</w:t>
            </w:r>
            <w:r>
              <w:rPr>
                <w:rFonts w:ascii="Times New Roman" w:hAnsi="Times New Roman" w:cs="Times New Roman"/>
              </w:rPr>
              <w:t xml:space="preserve"> </w:t>
            </w:r>
            <w:r w:rsidRPr="004F16A6">
              <w:rPr>
                <w:rFonts w:ascii="Times New Roman" w:hAnsi="Times New Roman" w:cs="Times New Roman"/>
              </w:rPr>
              <w:t>=</w:t>
            </w:r>
            <w:r>
              <w:rPr>
                <w:rFonts w:ascii="Times New Roman" w:hAnsi="Times New Roman" w:cs="Times New Roman"/>
              </w:rPr>
              <w:t xml:space="preserve"> </w:t>
            </w:r>
            <w:r w:rsidRPr="004F16A6">
              <w:rPr>
                <w:rFonts w:ascii="Times New Roman" w:hAnsi="Times New Roman" w:cs="Times New Roman"/>
              </w:rPr>
              <w:t>(("Psychophysiology"))</w:t>
            </w:r>
            <w:r w:rsidRPr="004F16A6">
              <w:rPr>
                <w:rFonts w:ascii="Times New Roman" w:hAnsi="Times New Roman" w:cs="Times New Roman"/>
              </w:rPr>
              <w:tab/>
            </w:r>
            <w:r w:rsidRPr="004F16A6">
              <w:rPr>
                <w:rFonts w:ascii="Times New Roman" w:hAnsi="Times New Roman" w:cs="Times New Roman"/>
              </w:rPr>
              <w:tab/>
            </w:r>
            <w:r w:rsidRPr="004F16A6">
              <w:rPr>
                <w:rFonts w:ascii="Times New Roman" w:hAnsi="Times New Roman" w:cs="Times New Roman"/>
              </w:rPr>
              <w:tab/>
            </w:r>
            <w:r w:rsidRPr="004F16A6">
              <w:rPr>
                <w:rFonts w:ascii="Times New Roman" w:hAnsi="Times New Roman" w:cs="Times New Roman"/>
              </w:rPr>
              <w:tab/>
            </w:r>
          </w:p>
          <w:p w14:paraId="7E4EFAC9" w14:textId="77777777" w:rsidR="00407A1F" w:rsidRPr="004F16A6" w:rsidRDefault="00407A1F" w:rsidP="00407A1F">
            <w:pPr>
              <w:ind w:firstLine="720"/>
              <w:rPr>
                <w:rFonts w:ascii="Times New Roman" w:hAnsi="Times New Roman" w:cs="Times New Roman"/>
              </w:rPr>
            </w:pPr>
            <w:r w:rsidRPr="004F16A6">
              <w:rPr>
                <w:rFonts w:ascii="Times New Roman" w:hAnsi="Times New Roman" w:cs="Times New Roman"/>
              </w:rPr>
              <w:t>AND</w:t>
            </w:r>
          </w:p>
          <w:p w14:paraId="36F7DA38" w14:textId="77777777" w:rsidR="00407A1F" w:rsidRPr="004F16A6" w:rsidRDefault="00407A1F" w:rsidP="00407A1F">
            <w:pPr>
              <w:rPr>
                <w:rFonts w:ascii="Times New Roman" w:hAnsi="Times New Roman" w:cs="Times New Roman"/>
              </w:rPr>
            </w:pPr>
            <w:r w:rsidRPr="004F16A6">
              <w:rPr>
                <w:rFonts w:ascii="Times New Roman" w:hAnsi="Times New Roman" w:cs="Times New Roman"/>
              </w:rPr>
              <w:t>PY</w:t>
            </w:r>
            <w:r>
              <w:rPr>
                <w:rFonts w:ascii="Times New Roman" w:hAnsi="Times New Roman" w:cs="Times New Roman"/>
              </w:rPr>
              <w:t xml:space="preserve"> </w:t>
            </w:r>
            <w:r w:rsidRPr="004F16A6">
              <w:rPr>
                <w:rFonts w:ascii="Times New Roman" w:hAnsi="Times New Roman" w:cs="Times New Roman"/>
              </w:rPr>
              <w:t>=</w:t>
            </w:r>
            <w:r>
              <w:rPr>
                <w:rFonts w:ascii="Times New Roman" w:hAnsi="Times New Roman" w:cs="Times New Roman"/>
              </w:rPr>
              <w:t xml:space="preserve"> </w:t>
            </w:r>
            <w:r w:rsidRPr="004F16A6">
              <w:rPr>
                <w:rFonts w:ascii="Times New Roman" w:hAnsi="Times New Roman" w:cs="Times New Roman"/>
              </w:rPr>
              <w:t>((1964-2023))</w:t>
            </w:r>
            <w:r w:rsidRPr="004F16A6">
              <w:rPr>
                <w:rFonts w:ascii="Times New Roman" w:hAnsi="Times New Roman" w:cs="Times New Roman"/>
              </w:rPr>
              <w:tab/>
            </w:r>
            <w:r w:rsidRPr="004F16A6">
              <w:rPr>
                <w:rFonts w:ascii="Times New Roman" w:hAnsi="Times New Roman" w:cs="Times New Roman"/>
              </w:rPr>
              <w:tab/>
            </w:r>
            <w:r w:rsidRPr="004F16A6">
              <w:rPr>
                <w:rFonts w:ascii="Times New Roman" w:hAnsi="Times New Roman" w:cs="Times New Roman"/>
              </w:rPr>
              <w:tab/>
            </w:r>
            <w:r w:rsidRPr="004F16A6">
              <w:rPr>
                <w:rFonts w:ascii="Times New Roman" w:hAnsi="Times New Roman" w:cs="Times New Roman"/>
              </w:rPr>
              <w:tab/>
            </w:r>
            <w:r w:rsidRPr="004F16A6">
              <w:rPr>
                <w:rFonts w:ascii="Times New Roman" w:hAnsi="Times New Roman" w:cs="Times New Roman"/>
              </w:rPr>
              <w:tab/>
            </w:r>
          </w:p>
          <w:p w14:paraId="5D7B7115" w14:textId="77777777" w:rsidR="00407A1F" w:rsidRPr="004F16A6" w:rsidRDefault="00407A1F" w:rsidP="00407A1F">
            <w:pPr>
              <w:ind w:firstLine="720"/>
              <w:rPr>
                <w:rFonts w:ascii="Times New Roman" w:hAnsi="Times New Roman" w:cs="Times New Roman"/>
              </w:rPr>
            </w:pPr>
            <w:r w:rsidRPr="004F16A6">
              <w:rPr>
                <w:rFonts w:ascii="Times New Roman" w:hAnsi="Times New Roman" w:cs="Times New Roman"/>
              </w:rPr>
              <w:t>AND</w:t>
            </w:r>
          </w:p>
          <w:p w14:paraId="63AE0B31" w14:textId="77777777" w:rsidR="00407A1F" w:rsidRDefault="00407A1F" w:rsidP="00407A1F">
            <w:pPr>
              <w:rPr>
                <w:rFonts w:ascii="Times New Roman" w:hAnsi="Times New Roman" w:cs="Times New Roman"/>
              </w:rPr>
            </w:pPr>
            <w:r w:rsidRPr="004F16A6">
              <w:rPr>
                <w:rFonts w:ascii="Times New Roman" w:hAnsi="Times New Roman" w:cs="Times New Roman"/>
              </w:rPr>
              <w:t>DT</w:t>
            </w:r>
            <w:r>
              <w:rPr>
                <w:rFonts w:ascii="Times New Roman" w:hAnsi="Times New Roman" w:cs="Times New Roman"/>
              </w:rPr>
              <w:t xml:space="preserve"> </w:t>
            </w:r>
            <w:r w:rsidRPr="004F16A6">
              <w:rPr>
                <w:rFonts w:ascii="Times New Roman" w:hAnsi="Times New Roman" w:cs="Times New Roman"/>
              </w:rPr>
              <w:t>=</w:t>
            </w:r>
            <w:r>
              <w:rPr>
                <w:rFonts w:ascii="Times New Roman" w:hAnsi="Times New Roman" w:cs="Times New Roman"/>
              </w:rPr>
              <w:t xml:space="preserve"> </w:t>
            </w:r>
            <w:r w:rsidRPr="004F16A6">
              <w:rPr>
                <w:rFonts w:ascii="Times New Roman" w:hAnsi="Times New Roman" w:cs="Times New Roman"/>
              </w:rPr>
              <w:t>(</w:t>
            </w:r>
            <w:r>
              <w:rPr>
                <w:rFonts w:ascii="Times New Roman" w:hAnsi="Times New Roman" w:cs="Times New Roman"/>
              </w:rPr>
              <w:t>(</w:t>
            </w:r>
            <w:r w:rsidRPr="004F16A6">
              <w:rPr>
                <w:rFonts w:ascii="Times New Roman" w:hAnsi="Times New Roman" w:cs="Times New Roman"/>
              </w:rPr>
              <w:t>Article)</w:t>
            </w:r>
            <w:r>
              <w:rPr>
                <w:rFonts w:ascii="Times New Roman" w:hAnsi="Times New Roman" w:cs="Times New Roman"/>
              </w:rPr>
              <w:t xml:space="preserve"> </w:t>
            </w:r>
            <w:r w:rsidRPr="004F16A6">
              <w:rPr>
                <w:rFonts w:ascii="Times New Roman" w:hAnsi="Times New Roman" w:cs="Times New Roman"/>
              </w:rPr>
              <w:t>OR</w:t>
            </w:r>
            <w:r>
              <w:rPr>
                <w:rFonts w:ascii="Times New Roman" w:hAnsi="Times New Roman" w:cs="Times New Roman"/>
              </w:rPr>
              <w:t xml:space="preserve"> (</w:t>
            </w:r>
            <w:r w:rsidRPr="004F16A6">
              <w:rPr>
                <w:rFonts w:ascii="Times New Roman" w:hAnsi="Times New Roman" w:cs="Times New Roman"/>
              </w:rPr>
              <w:t>Review))</w:t>
            </w:r>
            <w:r w:rsidRPr="004F16A6">
              <w:rPr>
                <w:rFonts w:ascii="Times New Roman" w:hAnsi="Times New Roman" w:cs="Times New Roman"/>
              </w:rPr>
              <w:tab/>
            </w:r>
            <w:r w:rsidRPr="004F16A6">
              <w:rPr>
                <w:rFonts w:ascii="Times New Roman" w:hAnsi="Times New Roman" w:cs="Times New Roman"/>
              </w:rPr>
              <w:tab/>
            </w:r>
            <w:r w:rsidRPr="004F16A6">
              <w:rPr>
                <w:rFonts w:ascii="Times New Roman" w:hAnsi="Times New Roman" w:cs="Times New Roman"/>
              </w:rPr>
              <w:tab/>
            </w:r>
            <w:r w:rsidRPr="004F16A6">
              <w:rPr>
                <w:rFonts w:ascii="Times New Roman" w:hAnsi="Times New Roman" w:cs="Times New Roman"/>
              </w:rPr>
              <w:tab/>
            </w:r>
            <w:r w:rsidRPr="004F16A6">
              <w:rPr>
                <w:rFonts w:ascii="Times New Roman" w:hAnsi="Times New Roman" w:cs="Times New Roman"/>
              </w:rPr>
              <w:tab/>
            </w:r>
          </w:p>
          <w:p w14:paraId="26F04B77" w14:textId="77777777" w:rsidR="00407A1F" w:rsidRPr="004F16A6" w:rsidRDefault="00407A1F" w:rsidP="00407A1F">
            <w:pPr>
              <w:ind w:firstLine="720"/>
              <w:rPr>
                <w:rFonts w:ascii="Times New Roman" w:hAnsi="Times New Roman" w:cs="Times New Roman"/>
              </w:rPr>
            </w:pPr>
            <w:r w:rsidRPr="004F16A6">
              <w:rPr>
                <w:rFonts w:ascii="Times New Roman" w:hAnsi="Times New Roman" w:cs="Times New Roman"/>
              </w:rPr>
              <w:t>NOT</w:t>
            </w:r>
          </w:p>
          <w:p w14:paraId="0C6C803A" w14:textId="7127E67F" w:rsidR="00407A1F" w:rsidRDefault="00407A1F" w:rsidP="00407A1F">
            <w:pPr>
              <w:rPr>
                <w:rFonts w:ascii="Times New Roman" w:hAnsi="Times New Roman" w:cs="Times New Roman"/>
              </w:rPr>
            </w:pPr>
            <w:r w:rsidRPr="004F16A6">
              <w:rPr>
                <w:rFonts w:ascii="Times New Roman" w:hAnsi="Times New Roman" w:cs="Times New Roman"/>
              </w:rPr>
              <w:t>DT</w:t>
            </w:r>
            <w:r>
              <w:rPr>
                <w:rFonts w:ascii="Times New Roman" w:hAnsi="Times New Roman" w:cs="Times New Roman"/>
              </w:rPr>
              <w:t xml:space="preserve"> </w:t>
            </w:r>
            <w:r w:rsidRPr="004F16A6">
              <w:rPr>
                <w:rFonts w:ascii="Times New Roman" w:hAnsi="Times New Roman" w:cs="Times New Roman"/>
              </w:rPr>
              <w:t>=</w:t>
            </w:r>
            <w:r>
              <w:rPr>
                <w:rFonts w:ascii="Times New Roman" w:hAnsi="Times New Roman" w:cs="Times New Roman"/>
              </w:rPr>
              <w:t xml:space="preserve"> </w:t>
            </w:r>
            <w:r w:rsidRPr="004F16A6">
              <w:rPr>
                <w:rFonts w:ascii="Times New Roman" w:hAnsi="Times New Roman" w:cs="Times New Roman"/>
              </w:rPr>
              <w:t>(</w:t>
            </w:r>
            <w:r>
              <w:rPr>
                <w:rFonts w:ascii="Times New Roman" w:hAnsi="Times New Roman" w:cs="Times New Roman"/>
              </w:rPr>
              <w:t>(</w:t>
            </w:r>
            <w:r w:rsidRPr="004F16A6">
              <w:rPr>
                <w:rFonts w:ascii="Times New Roman" w:hAnsi="Times New Roman" w:cs="Times New Roman"/>
              </w:rPr>
              <w:t>Correction)</w:t>
            </w:r>
            <w:r>
              <w:rPr>
                <w:rFonts w:ascii="Times New Roman" w:hAnsi="Times New Roman" w:cs="Times New Roman"/>
              </w:rPr>
              <w:t xml:space="preserve"> </w:t>
            </w:r>
            <w:r w:rsidRPr="004F16A6">
              <w:rPr>
                <w:rFonts w:ascii="Times New Roman" w:hAnsi="Times New Roman" w:cs="Times New Roman"/>
              </w:rPr>
              <w:t>OR</w:t>
            </w:r>
            <w:r>
              <w:rPr>
                <w:rFonts w:ascii="Times New Roman" w:hAnsi="Times New Roman" w:cs="Times New Roman"/>
              </w:rPr>
              <w:t xml:space="preserve"> </w:t>
            </w:r>
            <w:r w:rsidRPr="004F16A6">
              <w:rPr>
                <w:rFonts w:ascii="Times New Roman" w:hAnsi="Times New Roman" w:cs="Times New Roman"/>
              </w:rPr>
              <w:t>(Early Access)</w:t>
            </w:r>
            <w:r>
              <w:rPr>
                <w:rFonts w:ascii="Times New Roman" w:hAnsi="Times New Roman" w:cs="Times New Roman"/>
              </w:rPr>
              <w:t>)</w:t>
            </w:r>
          </w:p>
        </w:tc>
      </w:tr>
    </w:tbl>
    <w:p w14:paraId="663E72B2" w14:textId="1A3616EF" w:rsidR="00407A1F" w:rsidRPr="00407A1F" w:rsidRDefault="00407A1F" w:rsidP="00CE2F98">
      <w:pPr>
        <w:spacing w:line="360" w:lineRule="auto"/>
        <w:jc w:val="both"/>
        <w:rPr>
          <w:rFonts w:ascii="Times New Roman" w:hAnsi="Times New Roman" w:cs="Times New Roman"/>
          <w:i/>
          <w:sz w:val="22"/>
        </w:rPr>
      </w:pPr>
      <w:r w:rsidRPr="00407A1F">
        <w:rPr>
          <w:rFonts w:ascii="Times New Roman" w:hAnsi="Times New Roman" w:cs="Times New Roman"/>
          <w:i/>
          <w:sz w:val="22"/>
        </w:rPr>
        <w:t>Note.</w:t>
      </w:r>
      <w:r>
        <w:rPr>
          <w:rFonts w:ascii="Times New Roman" w:hAnsi="Times New Roman" w:cs="Times New Roman"/>
          <w:i/>
          <w:sz w:val="22"/>
        </w:rPr>
        <w:t xml:space="preserve"> SO = </w:t>
      </w:r>
      <w:r w:rsidR="00513C02">
        <w:rPr>
          <w:rFonts w:ascii="Times New Roman" w:hAnsi="Times New Roman" w:cs="Times New Roman"/>
          <w:i/>
          <w:sz w:val="22"/>
        </w:rPr>
        <w:t>publication name</w:t>
      </w:r>
      <w:r>
        <w:rPr>
          <w:rFonts w:ascii="Times New Roman" w:hAnsi="Times New Roman" w:cs="Times New Roman"/>
          <w:i/>
          <w:sz w:val="22"/>
        </w:rPr>
        <w:t>, PY = publication year, DT =</w:t>
      </w:r>
      <w:r w:rsidR="00513C02">
        <w:rPr>
          <w:rFonts w:ascii="Times New Roman" w:hAnsi="Times New Roman" w:cs="Times New Roman"/>
          <w:i/>
          <w:sz w:val="22"/>
        </w:rPr>
        <w:t>document type.</w:t>
      </w:r>
    </w:p>
    <w:p w14:paraId="5E3E1230" w14:textId="483C53F6" w:rsidR="004F16A6" w:rsidRDefault="004F16A6" w:rsidP="00CE2F98">
      <w:pPr>
        <w:spacing w:line="360" w:lineRule="auto"/>
        <w:jc w:val="both"/>
        <w:rPr>
          <w:rFonts w:ascii="Times New Roman" w:hAnsi="Times New Roman" w:cs="Times New Roman"/>
        </w:rPr>
      </w:pPr>
    </w:p>
    <w:p w14:paraId="4D6DF2E3" w14:textId="44A005E8" w:rsidR="00720D76" w:rsidRDefault="00720D76" w:rsidP="00CE2F98">
      <w:pPr>
        <w:spacing w:line="360" w:lineRule="auto"/>
        <w:jc w:val="both"/>
        <w:rPr>
          <w:rFonts w:ascii="Times New Roman" w:hAnsi="Times New Roman" w:cs="Times New Roman"/>
        </w:rPr>
      </w:pPr>
      <w:r>
        <w:rPr>
          <w:rFonts w:ascii="Times New Roman" w:hAnsi="Times New Roman" w:cs="Times New Roman"/>
        </w:rPr>
        <w:t xml:space="preserve">The full record and the cited references were downloaded for each </w:t>
      </w:r>
      <w:commentRangeStart w:id="26"/>
      <w:r>
        <w:rPr>
          <w:rFonts w:ascii="Times New Roman" w:hAnsi="Times New Roman" w:cs="Times New Roman"/>
        </w:rPr>
        <w:t>document</w:t>
      </w:r>
      <w:commentRangeEnd w:id="26"/>
      <w:r w:rsidR="00CE708B">
        <w:rPr>
          <w:rStyle w:val="Kommentarzeichen"/>
        </w:rPr>
        <w:commentReference w:id="26"/>
      </w:r>
      <w:r>
        <w:rPr>
          <w:rFonts w:ascii="Times New Roman" w:hAnsi="Times New Roman" w:cs="Times New Roman"/>
        </w:rPr>
        <w:t xml:space="preserve">. </w:t>
      </w:r>
    </w:p>
    <w:p w14:paraId="3AB61D4C" w14:textId="778EBBCE" w:rsidR="00720D76" w:rsidRDefault="00720D76" w:rsidP="00CE2F98">
      <w:pPr>
        <w:spacing w:line="360" w:lineRule="auto"/>
        <w:jc w:val="both"/>
        <w:rPr>
          <w:rFonts w:ascii="Times New Roman" w:hAnsi="Times New Roman" w:cs="Times New Roman"/>
        </w:rPr>
      </w:pPr>
    </w:p>
    <w:p w14:paraId="39C7CDD0" w14:textId="77777777" w:rsidR="00720D76" w:rsidRPr="008B67F7" w:rsidRDefault="00720D76" w:rsidP="00CE2F98">
      <w:pPr>
        <w:spacing w:line="360" w:lineRule="auto"/>
        <w:jc w:val="both"/>
        <w:rPr>
          <w:rFonts w:ascii="Times New Roman" w:hAnsi="Times New Roman" w:cs="Times New Roman"/>
        </w:rPr>
      </w:pPr>
    </w:p>
    <w:p w14:paraId="190077C7" w14:textId="08096D59" w:rsidR="00513C02" w:rsidRDefault="00513C02" w:rsidP="00620BC3">
      <w:pPr>
        <w:spacing w:line="360" w:lineRule="auto"/>
        <w:jc w:val="both"/>
        <w:rPr>
          <w:rFonts w:ascii="Times New Roman" w:hAnsi="Times New Roman" w:cs="Times New Roman"/>
          <w:i/>
        </w:rPr>
      </w:pPr>
      <w:r w:rsidRPr="00513C02">
        <w:rPr>
          <w:rFonts w:ascii="Times New Roman" w:hAnsi="Times New Roman" w:cs="Times New Roman"/>
          <w:i/>
        </w:rPr>
        <w:t>Data preparation</w:t>
      </w:r>
      <w:r w:rsidR="004B751E">
        <w:rPr>
          <w:rFonts w:ascii="Times New Roman" w:hAnsi="Times New Roman" w:cs="Times New Roman"/>
          <w:i/>
        </w:rPr>
        <w:t xml:space="preserve"> and analysis</w:t>
      </w:r>
    </w:p>
    <w:p w14:paraId="0883AA18" w14:textId="63C8F394" w:rsidR="004B751E" w:rsidRDefault="004B751E" w:rsidP="00620BC3">
      <w:pPr>
        <w:spacing w:line="360" w:lineRule="auto"/>
        <w:jc w:val="both"/>
        <w:rPr>
          <w:rFonts w:ascii="Times New Roman" w:hAnsi="Times New Roman" w:cs="Times New Roman"/>
        </w:rPr>
      </w:pPr>
      <w:r>
        <w:rPr>
          <w:rFonts w:ascii="Times New Roman" w:hAnsi="Times New Roman" w:cs="Times New Roman"/>
        </w:rPr>
        <w:t>Data preparation and analysis was conducted in R</w:t>
      </w:r>
      <w:r w:rsidR="00850F27">
        <w:rPr>
          <w:rFonts w:ascii="Times New Roman" w:hAnsi="Times New Roman" w:cs="Times New Roman"/>
        </w:rPr>
        <w:t xml:space="preserve"> 4.3.1</w:t>
      </w:r>
      <w:r>
        <w:rPr>
          <w:rFonts w:ascii="Times New Roman" w:hAnsi="Times New Roman" w:cs="Times New Roman"/>
        </w:rPr>
        <w:t xml:space="preserve"> (R CORE TEAM)</w:t>
      </w:r>
      <w:r w:rsidR="00850F27">
        <w:rPr>
          <w:rFonts w:ascii="Times New Roman" w:hAnsi="Times New Roman" w:cs="Times New Roman"/>
        </w:rPr>
        <w:t xml:space="preserve">, in the RStudio environment </w:t>
      </w:r>
      <w:r w:rsidR="00850F27" w:rsidRPr="00850F27">
        <w:rPr>
          <w:rFonts w:ascii="Times New Roman" w:hAnsi="Times New Roman" w:cs="Times New Roman"/>
        </w:rPr>
        <w:t>2023.06.0</w:t>
      </w:r>
      <w:r w:rsidR="00850F27">
        <w:rPr>
          <w:rFonts w:ascii="Times New Roman" w:hAnsi="Times New Roman" w:cs="Times New Roman"/>
        </w:rPr>
        <w:t xml:space="preserve"> (XXX) and using the </w:t>
      </w:r>
      <w:proofErr w:type="spellStart"/>
      <w:r w:rsidR="00850F27" w:rsidRPr="00850F27">
        <w:rPr>
          <w:rFonts w:ascii="Times New Roman" w:hAnsi="Times New Roman" w:cs="Times New Roman"/>
          <w:i/>
        </w:rPr>
        <w:t>bibliometrix</w:t>
      </w:r>
      <w:proofErr w:type="spellEnd"/>
      <w:r w:rsidR="00850F27">
        <w:rPr>
          <w:rFonts w:ascii="Times New Roman" w:hAnsi="Times New Roman" w:cs="Times New Roman"/>
        </w:rPr>
        <w:t xml:space="preserve"> package 4.1.3 (XXX). </w:t>
      </w:r>
    </w:p>
    <w:p w14:paraId="2F3557BF" w14:textId="2C741234" w:rsidR="00850F27" w:rsidRDefault="00850F27" w:rsidP="00620BC3">
      <w:pPr>
        <w:spacing w:line="360" w:lineRule="auto"/>
        <w:jc w:val="both"/>
        <w:rPr>
          <w:rFonts w:ascii="Times New Roman" w:hAnsi="Times New Roman" w:cs="Times New Roman"/>
        </w:rPr>
      </w:pPr>
    </w:p>
    <w:p w14:paraId="027394FB" w14:textId="3081C067" w:rsidR="002878BE" w:rsidRPr="002878BE" w:rsidRDefault="00A668F0" w:rsidP="00620BC3">
      <w:pPr>
        <w:spacing w:line="360" w:lineRule="auto"/>
        <w:jc w:val="both"/>
        <w:rPr>
          <w:rFonts w:ascii="Symbol" w:hAnsi="Symbol" w:cs="Times New Roman"/>
        </w:rPr>
      </w:pPr>
      <w:r>
        <w:rPr>
          <w:rFonts w:ascii="Times New Roman" w:hAnsi="Times New Roman" w:cs="Times New Roman"/>
          <w:i/>
        </w:rPr>
        <w:t>Journal performance</w:t>
      </w:r>
      <w:r w:rsidR="002878BE" w:rsidRPr="002878BE">
        <w:rPr>
          <w:rFonts w:ascii="Times New Roman" w:hAnsi="Times New Roman" w:cs="Times New Roman"/>
          <w:i/>
        </w:rPr>
        <w:t>.</w:t>
      </w:r>
      <w:r w:rsidR="002878BE">
        <w:rPr>
          <w:rFonts w:ascii="Times New Roman" w:hAnsi="Times New Roman" w:cs="Times New Roman"/>
          <w:i/>
        </w:rPr>
        <w:t xml:space="preserve"> </w:t>
      </w:r>
      <w:r w:rsidR="002878BE">
        <w:rPr>
          <w:rFonts w:ascii="Times New Roman" w:hAnsi="Times New Roman" w:cs="Times New Roman"/>
        </w:rPr>
        <w:t xml:space="preserve">We used the </w:t>
      </w:r>
      <w:proofErr w:type="spellStart"/>
      <w:r w:rsidR="002878BE" w:rsidRPr="002878BE">
        <w:rPr>
          <w:rFonts w:ascii="Times New Roman" w:hAnsi="Times New Roman" w:cs="Times New Roman"/>
          <w:i/>
        </w:rPr>
        <w:t>biblio</w:t>
      </w:r>
      <w:r w:rsidR="002878BE">
        <w:rPr>
          <w:rFonts w:ascii="Times New Roman" w:hAnsi="Times New Roman" w:cs="Times New Roman"/>
          <w:i/>
        </w:rPr>
        <w:t>analy</w:t>
      </w:r>
      <w:r>
        <w:rPr>
          <w:rFonts w:ascii="Times New Roman" w:hAnsi="Times New Roman" w:cs="Times New Roman"/>
          <w:i/>
        </w:rPr>
        <w:t>s</w:t>
      </w:r>
      <w:r w:rsidR="002878BE">
        <w:rPr>
          <w:rFonts w:ascii="Times New Roman" w:hAnsi="Times New Roman" w:cs="Times New Roman"/>
          <w:i/>
        </w:rPr>
        <w:t>is</w:t>
      </w:r>
      <w:proofErr w:type="spellEnd"/>
      <w:r w:rsidR="002878BE">
        <w:rPr>
          <w:rFonts w:ascii="Times New Roman" w:hAnsi="Times New Roman" w:cs="Times New Roman"/>
          <w:i/>
        </w:rPr>
        <w:t xml:space="preserve"> </w:t>
      </w:r>
      <w:r w:rsidR="002878BE">
        <w:rPr>
          <w:rFonts w:ascii="Times New Roman" w:hAnsi="Times New Roman" w:cs="Times New Roman"/>
        </w:rPr>
        <w:t>function of t</w:t>
      </w:r>
      <w:r w:rsidR="002878BE" w:rsidRPr="002878BE">
        <w:rPr>
          <w:rFonts w:ascii="Times New Roman" w:hAnsi="Times New Roman" w:cs="Times New Roman"/>
        </w:rPr>
        <w:t xml:space="preserve">he </w:t>
      </w:r>
      <w:r w:rsidR="002878BE" w:rsidRPr="002878BE">
        <w:rPr>
          <w:rFonts w:ascii="Times New Roman" w:hAnsi="Times New Roman" w:cs="Times New Roman"/>
          <w:i/>
        </w:rPr>
        <w:t>b</w:t>
      </w:r>
      <w:proofErr w:type="spellStart"/>
      <w:r w:rsidR="002878BE" w:rsidRPr="002878BE">
        <w:rPr>
          <w:rFonts w:ascii="Times New Roman" w:hAnsi="Times New Roman" w:cs="Times New Roman"/>
          <w:i/>
        </w:rPr>
        <w:t>ibliometrix</w:t>
      </w:r>
      <w:proofErr w:type="spellEnd"/>
      <w:r w:rsidR="002878BE">
        <w:rPr>
          <w:rFonts w:ascii="Times New Roman" w:hAnsi="Times New Roman" w:cs="Times New Roman"/>
        </w:rPr>
        <w:t xml:space="preserve"> </w:t>
      </w:r>
      <w:r w:rsidR="002878BE" w:rsidRPr="002878BE">
        <w:rPr>
          <w:rFonts w:ascii="Times New Roman" w:hAnsi="Times New Roman" w:cs="Times New Roman"/>
        </w:rPr>
        <w:t>package</w:t>
      </w:r>
      <w:r w:rsidR="002878BE">
        <w:rPr>
          <w:rFonts w:ascii="Times New Roman" w:hAnsi="Times New Roman" w:cs="Times New Roman"/>
          <w:i/>
        </w:rPr>
        <w:t xml:space="preserve"> </w:t>
      </w:r>
      <w:r w:rsidR="002878BE" w:rsidRPr="002878BE">
        <w:rPr>
          <w:rFonts w:ascii="Times New Roman" w:hAnsi="Times New Roman" w:cs="Times New Roman"/>
        </w:rPr>
        <w:t>to</w:t>
      </w:r>
      <w:r w:rsidR="002878BE">
        <w:rPr>
          <w:rFonts w:ascii="Times New Roman" w:hAnsi="Times New Roman" w:cs="Times New Roman"/>
          <w:i/>
        </w:rPr>
        <w:t xml:space="preserve"> </w:t>
      </w:r>
      <w:r w:rsidR="002878BE">
        <w:rPr>
          <w:rFonts w:ascii="Times New Roman" w:hAnsi="Times New Roman" w:cs="Times New Roman"/>
        </w:rPr>
        <w:t xml:space="preserve">obtain </w:t>
      </w:r>
      <w:r w:rsidRPr="00CE708B">
        <w:rPr>
          <w:rFonts w:ascii="Times New Roman" w:hAnsi="Times New Roman" w:cs="Times New Roman"/>
        </w:rPr>
        <w:t>the total count of articles published per year</w:t>
      </w:r>
      <w:r w:rsidR="002878BE" w:rsidRPr="00CE708B">
        <w:rPr>
          <w:rFonts w:ascii="Times New Roman" w:hAnsi="Times New Roman" w:cs="Times New Roman"/>
        </w:rPr>
        <w:t>.</w:t>
      </w:r>
      <w:r w:rsidRPr="00CE708B">
        <w:rPr>
          <w:rFonts w:ascii="Times New Roman" w:hAnsi="Times New Roman" w:cs="Times New Roman"/>
        </w:rPr>
        <w:t xml:space="preserve"> In addition, we </w:t>
      </w:r>
      <w:r w:rsidR="000F657E" w:rsidRPr="00CE708B">
        <w:rPr>
          <w:rFonts w:ascii="Times New Roman" w:hAnsi="Times New Roman" w:cs="Times New Roman"/>
        </w:rPr>
        <w:t>obtained</w:t>
      </w:r>
      <w:r w:rsidRPr="00CE708B">
        <w:rPr>
          <w:rFonts w:ascii="Times New Roman" w:hAnsi="Times New Roman" w:cs="Times New Roman"/>
        </w:rPr>
        <w:t xml:space="preserve"> 2-year impact factors for </w:t>
      </w:r>
      <w:r>
        <w:rPr>
          <w:rFonts w:ascii="Times New Roman" w:hAnsi="Times New Roman" w:cs="Times New Roman"/>
        </w:rPr>
        <w:t>the years 1997 to 2021</w:t>
      </w:r>
      <w:r w:rsidR="000F657E">
        <w:rPr>
          <w:rFonts w:ascii="Times New Roman" w:hAnsi="Times New Roman" w:cs="Times New Roman"/>
        </w:rPr>
        <w:t xml:space="preserve"> from the Clarivate Journal Citations Report.</w:t>
      </w:r>
    </w:p>
    <w:p w14:paraId="546D4CA3" w14:textId="77777777" w:rsidR="002878BE" w:rsidRDefault="002878BE" w:rsidP="00620BC3">
      <w:pPr>
        <w:spacing w:line="360" w:lineRule="auto"/>
        <w:jc w:val="both"/>
        <w:rPr>
          <w:rFonts w:ascii="Times New Roman" w:hAnsi="Times New Roman" w:cs="Times New Roman"/>
        </w:rPr>
      </w:pPr>
    </w:p>
    <w:p w14:paraId="1BDF003F" w14:textId="77777777" w:rsidR="00850F27" w:rsidRPr="004B751E" w:rsidRDefault="00850F27" w:rsidP="00620BC3">
      <w:pPr>
        <w:spacing w:line="360" w:lineRule="auto"/>
        <w:jc w:val="both"/>
        <w:rPr>
          <w:rFonts w:ascii="Times New Roman" w:hAnsi="Times New Roman" w:cs="Times New Roman"/>
        </w:rPr>
      </w:pPr>
    </w:p>
    <w:p w14:paraId="42A8DED7" w14:textId="71000C1D" w:rsidR="006843F6" w:rsidRDefault="006843F6" w:rsidP="00620BC3">
      <w:pPr>
        <w:spacing w:line="360" w:lineRule="auto"/>
        <w:jc w:val="both"/>
        <w:rPr>
          <w:rFonts w:ascii="Times New Roman" w:hAnsi="Times New Roman" w:cs="Times New Roman"/>
          <w:color w:val="C00000"/>
        </w:rPr>
      </w:pPr>
      <w:r w:rsidRPr="00720D76">
        <w:rPr>
          <w:rFonts w:ascii="Times New Roman" w:hAnsi="Times New Roman" w:cs="Times New Roman"/>
          <w:i/>
        </w:rPr>
        <w:t>Title key terms.</w:t>
      </w:r>
      <w:r>
        <w:rPr>
          <w:rFonts w:ascii="Times New Roman" w:hAnsi="Times New Roman" w:cs="Times New Roman"/>
        </w:rPr>
        <w:t xml:space="preserve"> For content analyses, key terms were extracted from the article titles which were available</w:t>
      </w:r>
      <w:r w:rsidR="00720D76">
        <w:rPr>
          <w:rFonts w:ascii="Times New Roman" w:hAnsi="Times New Roman" w:cs="Times New Roman"/>
        </w:rPr>
        <w:t xml:space="preserve"> for all documents.</w:t>
      </w:r>
      <w:r w:rsidR="004B751E">
        <w:rPr>
          <w:rFonts w:ascii="Times New Roman" w:hAnsi="Times New Roman" w:cs="Times New Roman"/>
        </w:rPr>
        <w:t xml:space="preserve"> To this end, in a first step, </w:t>
      </w:r>
      <w:r w:rsidR="00850F27">
        <w:rPr>
          <w:rFonts w:ascii="Times New Roman" w:hAnsi="Times New Roman" w:cs="Times New Roman"/>
        </w:rPr>
        <w:t>we defined key terms consisting of multiple words (for example, “heart rate”). Recurring word combinations of 2 to 4 words</w:t>
      </w:r>
      <w:r w:rsidR="001C5D37">
        <w:rPr>
          <w:rFonts w:ascii="Times New Roman" w:hAnsi="Times New Roman" w:cs="Times New Roman"/>
        </w:rPr>
        <w:t xml:space="preserve"> </w:t>
      </w:r>
      <w:r w:rsidR="00850F27">
        <w:rPr>
          <w:rFonts w:ascii="Times New Roman" w:hAnsi="Times New Roman" w:cs="Times New Roman"/>
        </w:rPr>
        <w:t xml:space="preserve">were identified by the </w:t>
      </w:r>
      <w:proofErr w:type="spellStart"/>
      <w:r w:rsidR="00850F27">
        <w:rPr>
          <w:rFonts w:ascii="Times New Roman" w:hAnsi="Times New Roman" w:cs="Times New Roman"/>
        </w:rPr>
        <w:t>tableTag</w:t>
      </w:r>
      <w:proofErr w:type="spellEnd"/>
      <w:r w:rsidR="00850F27">
        <w:rPr>
          <w:rFonts w:ascii="Times New Roman" w:hAnsi="Times New Roman" w:cs="Times New Roman"/>
        </w:rPr>
        <w:t xml:space="preserve"> function in </w:t>
      </w:r>
      <w:proofErr w:type="spellStart"/>
      <w:r w:rsidR="00850F27" w:rsidRPr="00850F27">
        <w:rPr>
          <w:rFonts w:ascii="Times New Roman" w:hAnsi="Times New Roman" w:cs="Times New Roman"/>
          <w:i/>
        </w:rPr>
        <w:t>bibliometrix</w:t>
      </w:r>
      <w:proofErr w:type="spellEnd"/>
      <w:r w:rsidR="00850F27">
        <w:rPr>
          <w:rFonts w:ascii="Times New Roman" w:hAnsi="Times New Roman" w:cs="Times New Roman"/>
        </w:rPr>
        <w:t xml:space="preserve"> and </w:t>
      </w:r>
      <w:r w:rsidR="002922F8">
        <w:rPr>
          <w:rFonts w:ascii="Times New Roman" w:hAnsi="Times New Roman" w:cs="Times New Roman"/>
        </w:rPr>
        <w:t>defined as a single key term</w:t>
      </w:r>
      <w:r w:rsidR="00850F27">
        <w:rPr>
          <w:rFonts w:ascii="Times New Roman" w:hAnsi="Times New Roman" w:cs="Times New Roman"/>
        </w:rPr>
        <w:t xml:space="preserve"> if it had at least 5 occurrences across articles. </w:t>
      </w:r>
      <w:r w:rsidR="002922F8">
        <w:rPr>
          <w:rFonts w:ascii="Times New Roman" w:hAnsi="Times New Roman" w:cs="Times New Roman"/>
        </w:rPr>
        <w:t xml:space="preserve">Words were grouped in a way that longer </w:t>
      </w:r>
      <w:r w:rsidR="002922F8">
        <w:rPr>
          <w:rFonts w:ascii="Times New Roman" w:hAnsi="Times New Roman" w:cs="Times New Roman"/>
        </w:rPr>
        <w:lastRenderedPageBreak/>
        <w:t xml:space="preserve">combinations were prioritized over shorter combinations (i.e., “heart rate variability” was not split up in “heart rate” and “variability”). </w:t>
      </w:r>
      <w:r w:rsidR="002922F8" w:rsidRPr="000502FD">
        <w:rPr>
          <w:rFonts w:ascii="Times New Roman" w:hAnsi="Times New Roman" w:cs="Times New Roman"/>
          <w:color w:val="C00000"/>
        </w:rPr>
        <w:t xml:space="preserve">Afterwards, all key terms identified by </w:t>
      </w:r>
      <w:proofErr w:type="spellStart"/>
      <w:r w:rsidR="002922F8" w:rsidRPr="000502FD">
        <w:rPr>
          <w:rFonts w:ascii="Times New Roman" w:hAnsi="Times New Roman" w:cs="Times New Roman"/>
          <w:color w:val="C00000"/>
        </w:rPr>
        <w:t>tableTag</w:t>
      </w:r>
      <w:proofErr w:type="spellEnd"/>
      <w:r w:rsidR="002922F8" w:rsidRPr="000502FD">
        <w:rPr>
          <w:rFonts w:ascii="Times New Roman" w:hAnsi="Times New Roman" w:cs="Times New Roman"/>
          <w:color w:val="C00000"/>
        </w:rPr>
        <w:t xml:space="preserve"> (1 to 4 words) were exported for manual screening, after automatically filtering </w:t>
      </w:r>
      <w:commentRangeStart w:id="27"/>
      <w:r w:rsidR="002922F8" w:rsidRPr="000502FD">
        <w:rPr>
          <w:rFonts w:ascii="Times New Roman" w:hAnsi="Times New Roman" w:cs="Times New Roman"/>
          <w:color w:val="C00000"/>
        </w:rPr>
        <w:t>out</w:t>
      </w:r>
      <w:commentRangeEnd w:id="27"/>
      <w:r w:rsidR="00EE5CD1">
        <w:rPr>
          <w:rStyle w:val="Kommentarzeichen"/>
        </w:rPr>
        <w:commentReference w:id="27"/>
      </w:r>
      <w:r w:rsidR="000502FD" w:rsidRPr="000502FD">
        <w:rPr>
          <w:rFonts w:ascii="Times New Roman" w:hAnsi="Times New Roman" w:cs="Times New Roman"/>
          <w:color w:val="C00000"/>
        </w:rPr>
        <w:t xml:space="preserve">. </w:t>
      </w:r>
    </w:p>
    <w:p w14:paraId="2FAB31D6" w14:textId="1237E422" w:rsidR="000502FD" w:rsidRDefault="000502FD" w:rsidP="00A66850">
      <w:pPr>
        <w:spacing w:line="360" w:lineRule="auto"/>
        <w:ind w:firstLine="720"/>
        <w:jc w:val="both"/>
        <w:rPr>
          <w:rFonts w:ascii="Times New Roman" w:hAnsi="Times New Roman" w:cs="Times New Roman"/>
        </w:rPr>
      </w:pPr>
      <w:r>
        <w:rPr>
          <w:rFonts w:ascii="Times New Roman" w:hAnsi="Times New Roman" w:cs="Times New Roman"/>
        </w:rPr>
        <w:t>The exported key terms were screened manually and independently by the two authors to create a key term dictionary. This was done for two purposes: First, uninformative key terms (e.g., “study” or “participants”) were deleted from the list of key terms to use. Second, key terms were recoded if there were several key terms that were deemed to have essentially the same meaning (e.g. “ERP”, “event-related potential”, and “event-related potentials”). Disagreements were resolved by discussion.</w:t>
      </w:r>
    </w:p>
    <w:p w14:paraId="6B934B2B" w14:textId="31383368" w:rsidR="00C64D1D" w:rsidRPr="000502FD" w:rsidRDefault="00C64D1D" w:rsidP="00EE5CD1">
      <w:pPr>
        <w:spacing w:line="360" w:lineRule="auto"/>
        <w:ind w:firstLine="720"/>
        <w:jc w:val="both"/>
        <w:rPr>
          <w:rFonts w:ascii="Times New Roman" w:hAnsi="Times New Roman" w:cs="Times New Roman"/>
        </w:rPr>
      </w:pPr>
      <w:r>
        <w:rPr>
          <w:rFonts w:ascii="Times New Roman" w:hAnsi="Times New Roman" w:cs="Times New Roman"/>
        </w:rPr>
        <w:t>We share the list of all extracted terms and dictionaries in the Supplement.</w:t>
      </w:r>
    </w:p>
    <w:p w14:paraId="197B2948" w14:textId="5E2B82CB" w:rsidR="00850F27" w:rsidRDefault="00850F27" w:rsidP="00620BC3">
      <w:pPr>
        <w:spacing w:line="360" w:lineRule="auto"/>
        <w:jc w:val="both"/>
        <w:rPr>
          <w:rFonts w:ascii="Times New Roman" w:hAnsi="Times New Roman" w:cs="Times New Roman"/>
        </w:rPr>
      </w:pPr>
    </w:p>
    <w:p w14:paraId="1583ED94" w14:textId="2E0E4869" w:rsidR="00DC0771" w:rsidRDefault="00F95CFA" w:rsidP="00620BC3">
      <w:pPr>
        <w:spacing w:line="360" w:lineRule="auto"/>
        <w:jc w:val="both"/>
        <w:rPr>
          <w:rFonts w:ascii="Times New Roman" w:hAnsi="Times New Roman" w:cs="Times New Roman"/>
        </w:rPr>
      </w:pPr>
      <w:r>
        <w:rPr>
          <w:rFonts w:ascii="Times New Roman" w:hAnsi="Times New Roman" w:cs="Times New Roman"/>
          <w:i/>
        </w:rPr>
        <w:t xml:space="preserve">Historical Direct Citation Network. </w:t>
      </w:r>
      <w:r w:rsidR="00DC0771">
        <w:rPr>
          <w:rFonts w:ascii="Times New Roman" w:hAnsi="Times New Roman" w:cs="Times New Roman"/>
        </w:rPr>
        <w:t xml:space="preserve">To obtain an overview of seminal papers in Psychophysiology, we constructed a historical direct citation network as implemented in the </w:t>
      </w:r>
      <w:proofErr w:type="spellStart"/>
      <w:r w:rsidR="00DC0771">
        <w:rPr>
          <w:rFonts w:ascii="Times New Roman" w:hAnsi="Times New Roman" w:cs="Times New Roman"/>
          <w:i/>
        </w:rPr>
        <w:t>histNetwork</w:t>
      </w:r>
      <w:proofErr w:type="spellEnd"/>
      <w:r w:rsidR="00DC0771">
        <w:rPr>
          <w:rFonts w:ascii="Times New Roman" w:hAnsi="Times New Roman" w:cs="Times New Roman"/>
          <w:i/>
        </w:rPr>
        <w:t xml:space="preserve"> </w:t>
      </w:r>
      <w:r w:rsidR="00DC0771">
        <w:rPr>
          <w:rFonts w:ascii="Times New Roman" w:hAnsi="Times New Roman" w:cs="Times New Roman"/>
        </w:rPr>
        <w:t xml:space="preserve">and </w:t>
      </w:r>
      <w:proofErr w:type="spellStart"/>
      <w:r w:rsidR="00DC0771">
        <w:rPr>
          <w:rFonts w:ascii="Times New Roman" w:hAnsi="Times New Roman" w:cs="Times New Roman"/>
          <w:i/>
        </w:rPr>
        <w:t>histPlot</w:t>
      </w:r>
      <w:proofErr w:type="spellEnd"/>
      <w:r w:rsidR="00DC0771">
        <w:rPr>
          <w:rFonts w:ascii="Times New Roman" w:hAnsi="Times New Roman" w:cs="Times New Roman"/>
          <w:i/>
        </w:rPr>
        <w:t xml:space="preserve"> </w:t>
      </w:r>
      <w:r w:rsidR="00DC0771">
        <w:rPr>
          <w:rFonts w:ascii="Times New Roman" w:hAnsi="Times New Roman" w:cs="Times New Roman"/>
        </w:rPr>
        <w:t xml:space="preserve">functions of the </w:t>
      </w:r>
      <w:proofErr w:type="spellStart"/>
      <w:r w:rsidR="00DC0771">
        <w:rPr>
          <w:rFonts w:ascii="Times New Roman" w:hAnsi="Times New Roman" w:cs="Times New Roman"/>
          <w:i/>
        </w:rPr>
        <w:t>bibliometrix</w:t>
      </w:r>
      <w:proofErr w:type="spellEnd"/>
      <w:r w:rsidR="00DC0771">
        <w:rPr>
          <w:rFonts w:ascii="Times New Roman" w:hAnsi="Times New Roman" w:cs="Times New Roman"/>
          <w:i/>
        </w:rPr>
        <w:t xml:space="preserve"> package</w:t>
      </w:r>
      <w:r w:rsidR="00DC0771">
        <w:rPr>
          <w:rFonts w:ascii="Times New Roman" w:hAnsi="Times New Roman" w:cs="Times New Roman"/>
        </w:rPr>
        <w:t xml:space="preserve">. </w:t>
      </w:r>
      <w:r w:rsidR="00EC6639">
        <w:rPr>
          <w:rFonts w:ascii="Times New Roman" w:hAnsi="Times New Roman" w:cs="Times New Roman"/>
        </w:rPr>
        <w:t>Fifty p</w:t>
      </w:r>
      <w:r w:rsidR="00DC0771">
        <w:rPr>
          <w:rFonts w:ascii="Times New Roman" w:hAnsi="Times New Roman" w:cs="Times New Roman"/>
        </w:rPr>
        <w:t xml:space="preserve">apers with the highest local citation counts (here, papers that have been cited by other Psychophysiology papers) </w:t>
      </w:r>
      <w:r w:rsidR="00EC6639">
        <w:rPr>
          <w:rFonts w:ascii="Times New Roman" w:hAnsi="Times New Roman" w:cs="Times New Roman"/>
        </w:rPr>
        <w:t>were</w:t>
      </w:r>
      <w:r w:rsidR="00DC0771">
        <w:rPr>
          <w:rFonts w:ascii="Times New Roman" w:hAnsi="Times New Roman" w:cs="Times New Roman"/>
        </w:rPr>
        <w:t xml:space="preserve"> extracted and a network </w:t>
      </w:r>
      <w:r w:rsidR="00EC6639">
        <w:rPr>
          <w:rFonts w:ascii="Times New Roman" w:hAnsi="Times New Roman" w:cs="Times New Roman"/>
        </w:rPr>
        <w:t>was</w:t>
      </w:r>
      <w:r w:rsidR="00DC0771">
        <w:rPr>
          <w:rFonts w:ascii="Times New Roman" w:hAnsi="Times New Roman" w:cs="Times New Roman"/>
        </w:rPr>
        <w:t xml:space="preserve"> constructed in which</w:t>
      </w:r>
      <w:r w:rsidR="009C2CFA">
        <w:rPr>
          <w:rFonts w:ascii="Times New Roman" w:hAnsi="Times New Roman" w:cs="Times New Roman"/>
        </w:rPr>
        <w:t xml:space="preserve"> nodes</w:t>
      </w:r>
      <w:r w:rsidR="00DC0771">
        <w:rPr>
          <w:rFonts w:ascii="Times New Roman" w:hAnsi="Times New Roman" w:cs="Times New Roman"/>
        </w:rPr>
        <w:t xml:space="preserve"> represent papers and are linked if one paper cites the other. In addition, papers were clustered </w:t>
      </w:r>
      <w:r w:rsidR="004261FD">
        <w:rPr>
          <w:rFonts w:ascii="Times New Roman" w:hAnsi="Times New Roman" w:cs="Times New Roman"/>
        </w:rPr>
        <w:t xml:space="preserve">by </w:t>
      </w:r>
      <w:r w:rsidR="009C2CFA">
        <w:rPr>
          <w:rFonts w:ascii="Times New Roman" w:hAnsi="Times New Roman" w:cs="Times New Roman"/>
        </w:rPr>
        <w:t xml:space="preserve">the </w:t>
      </w:r>
      <w:proofErr w:type="spellStart"/>
      <w:r w:rsidR="009C2CFA">
        <w:rPr>
          <w:rFonts w:ascii="Times New Roman" w:hAnsi="Times New Roman" w:cs="Times New Roman"/>
        </w:rPr>
        <w:t>Infomap</w:t>
      </w:r>
      <w:proofErr w:type="spellEnd"/>
      <w:r w:rsidR="004261FD">
        <w:rPr>
          <w:rFonts w:ascii="Times New Roman" w:hAnsi="Times New Roman" w:cs="Times New Roman"/>
        </w:rPr>
        <w:t xml:space="preserve"> </w:t>
      </w:r>
      <w:r w:rsidR="009C2CFA">
        <w:rPr>
          <w:rFonts w:ascii="Times New Roman" w:hAnsi="Times New Roman" w:cs="Times New Roman"/>
        </w:rPr>
        <w:t xml:space="preserve">algorithm </w:t>
      </w:r>
      <w:r w:rsidR="00DC0771">
        <w:rPr>
          <w:rFonts w:ascii="Times New Roman" w:hAnsi="Times New Roman" w:cs="Times New Roman"/>
        </w:rPr>
        <w:t xml:space="preserve">as implemented in the </w:t>
      </w:r>
      <w:proofErr w:type="spellStart"/>
      <w:r w:rsidR="00DC0771" w:rsidRPr="00DC0771">
        <w:rPr>
          <w:rFonts w:ascii="Times New Roman" w:hAnsi="Times New Roman" w:cs="Times New Roman"/>
          <w:i/>
        </w:rPr>
        <w:t>cluster_infomap</w:t>
      </w:r>
      <w:proofErr w:type="spellEnd"/>
      <w:r w:rsidR="00DC0771">
        <w:rPr>
          <w:rFonts w:ascii="Times New Roman" w:hAnsi="Times New Roman" w:cs="Times New Roman"/>
        </w:rPr>
        <w:t xml:space="preserve"> function of the </w:t>
      </w:r>
      <w:proofErr w:type="spellStart"/>
      <w:r w:rsidR="00DC0771">
        <w:rPr>
          <w:rFonts w:ascii="Times New Roman" w:hAnsi="Times New Roman" w:cs="Times New Roman"/>
          <w:i/>
        </w:rPr>
        <w:t>igraph</w:t>
      </w:r>
      <w:proofErr w:type="spellEnd"/>
      <w:r w:rsidR="00DC0771">
        <w:rPr>
          <w:rFonts w:ascii="Times New Roman" w:hAnsi="Times New Roman" w:cs="Times New Roman"/>
        </w:rPr>
        <w:t xml:space="preserve"> package (</w:t>
      </w:r>
      <w:proofErr w:type="spellStart"/>
      <w:r w:rsidR="00C64D1D" w:rsidRPr="00C64D1D">
        <w:rPr>
          <w:rFonts w:ascii="Times New Roman" w:hAnsi="Times New Roman" w:cs="Times New Roman"/>
        </w:rPr>
        <w:t>Csardi</w:t>
      </w:r>
      <w:proofErr w:type="spellEnd"/>
      <w:r w:rsidR="00C64D1D">
        <w:rPr>
          <w:rFonts w:ascii="Times New Roman" w:hAnsi="Times New Roman" w:cs="Times New Roman"/>
        </w:rPr>
        <w:t xml:space="preserve"> &amp;</w:t>
      </w:r>
      <w:r w:rsidR="00C64D1D" w:rsidRPr="00C64D1D">
        <w:rPr>
          <w:rFonts w:ascii="Times New Roman" w:hAnsi="Times New Roman" w:cs="Times New Roman"/>
        </w:rPr>
        <w:t xml:space="preserve"> </w:t>
      </w:r>
      <w:proofErr w:type="spellStart"/>
      <w:r w:rsidR="00C64D1D" w:rsidRPr="00C64D1D">
        <w:rPr>
          <w:rFonts w:ascii="Times New Roman" w:hAnsi="Times New Roman" w:cs="Times New Roman"/>
        </w:rPr>
        <w:t>Nepusz</w:t>
      </w:r>
      <w:proofErr w:type="spellEnd"/>
      <w:r w:rsidR="00C64D1D">
        <w:rPr>
          <w:rFonts w:ascii="Times New Roman" w:hAnsi="Times New Roman" w:cs="Times New Roman"/>
        </w:rPr>
        <w:t xml:space="preserve">, </w:t>
      </w:r>
      <w:r w:rsidR="00C64D1D" w:rsidRPr="00C64D1D">
        <w:rPr>
          <w:rFonts w:ascii="Times New Roman" w:hAnsi="Times New Roman" w:cs="Times New Roman"/>
        </w:rPr>
        <w:t>2006)</w:t>
      </w:r>
      <w:r w:rsidR="00DC0771">
        <w:rPr>
          <w:rFonts w:ascii="Times New Roman" w:hAnsi="Times New Roman" w:cs="Times New Roman"/>
        </w:rPr>
        <w:t xml:space="preserve">. </w:t>
      </w:r>
      <w:r w:rsidR="009C2CFA">
        <w:rPr>
          <w:rFonts w:ascii="Times New Roman" w:hAnsi="Times New Roman" w:cs="Times New Roman"/>
        </w:rPr>
        <w:t>The</w:t>
      </w:r>
      <w:r w:rsidR="004261FD">
        <w:rPr>
          <w:rFonts w:ascii="Times New Roman" w:hAnsi="Times New Roman" w:cs="Times New Roman"/>
        </w:rPr>
        <w:t xml:space="preserve"> algorithm </w:t>
      </w:r>
      <w:r w:rsidR="009C2CFA">
        <w:rPr>
          <w:rFonts w:ascii="Times New Roman" w:hAnsi="Times New Roman" w:cs="Times New Roman"/>
        </w:rPr>
        <w:t xml:space="preserve">defines clusters to </w:t>
      </w:r>
      <w:r w:rsidR="004261FD">
        <w:rPr>
          <w:rFonts w:ascii="Times New Roman" w:hAnsi="Times New Roman" w:cs="Times New Roman"/>
        </w:rPr>
        <w:t xml:space="preserve">minimize the </w:t>
      </w:r>
      <w:r w:rsidR="004261FD" w:rsidRPr="004261FD">
        <w:rPr>
          <w:rFonts w:ascii="Times New Roman" w:hAnsi="Times New Roman" w:cs="Times New Roman"/>
        </w:rPr>
        <w:t>expected description length of a random walker trajectory</w:t>
      </w:r>
      <w:r w:rsidR="004261FD">
        <w:rPr>
          <w:rFonts w:ascii="Times New Roman" w:hAnsi="Times New Roman" w:cs="Times New Roman"/>
        </w:rPr>
        <w:t xml:space="preserve"> through the network</w:t>
      </w:r>
      <w:r w:rsidR="00197503">
        <w:rPr>
          <w:rFonts w:ascii="Times New Roman" w:hAnsi="Times New Roman" w:cs="Times New Roman"/>
        </w:rPr>
        <w:t xml:space="preserve"> </w:t>
      </w:r>
      <w:r w:rsidR="00EC6639">
        <w:rPr>
          <w:rFonts w:ascii="Times New Roman" w:hAnsi="Times New Roman" w:cs="Times New Roman"/>
        </w:rPr>
        <w:t>(expressed as Shannon entropy)</w:t>
      </w:r>
      <w:r w:rsidR="009C2CFA">
        <w:rPr>
          <w:rFonts w:ascii="Times New Roman" w:hAnsi="Times New Roman" w:cs="Times New Roman"/>
        </w:rPr>
        <w:t xml:space="preserve"> – maximizing information flow within clusters and minimizing flow between clusters (see </w:t>
      </w:r>
      <w:proofErr w:type="spellStart"/>
      <w:r w:rsidR="00EC6639">
        <w:rPr>
          <w:rFonts w:ascii="Times New Roman" w:hAnsi="Times New Roman" w:cs="Times New Roman"/>
        </w:rPr>
        <w:t>Rosvall</w:t>
      </w:r>
      <w:proofErr w:type="spellEnd"/>
      <w:r w:rsidR="00EC6639">
        <w:rPr>
          <w:rFonts w:ascii="Times New Roman" w:hAnsi="Times New Roman" w:cs="Times New Roman"/>
        </w:rPr>
        <w:t xml:space="preserve"> &amp; </w:t>
      </w:r>
      <w:proofErr w:type="spellStart"/>
      <w:r w:rsidR="00EC6639">
        <w:rPr>
          <w:rFonts w:ascii="Times New Roman" w:hAnsi="Times New Roman" w:cs="Times New Roman"/>
        </w:rPr>
        <w:t>Bergström</w:t>
      </w:r>
      <w:proofErr w:type="spellEnd"/>
      <w:r w:rsidR="00EC6639">
        <w:rPr>
          <w:rFonts w:ascii="Times New Roman" w:hAnsi="Times New Roman" w:cs="Times New Roman"/>
        </w:rPr>
        <w:t>, 2008</w:t>
      </w:r>
      <w:r w:rsidR="009C2CFA">
        <w:rPr>
          <w:rFonts w:ascii="Times New Roman" w:hAnsi="Times New Roman" w:cs="Times New Roman"/>
        </w:rPr>
        <w:t>, for details</w:t>
      </w:r>
      <w:r w:rsidR="00EC6639">
        <w:rPr>
          <w:rFonts w:ascii="Times New Roman" w:hAnsi="Times New Roman" w:cs="Times New Roman"/>
        </w:rPr>
        <w:t>).</w:t>
      </w:r>
    </w:p>
    <w:p w14:paraId="08340E4F" w14:textId="77777777" w:rsidR="001638B6" w:rsidRPr="00DC0771" w:rsidRDefault="001638B6" w:rsidP="00620BC3">
      <w:pPr>
        <w:spacing w:line="360" w:lineRule="auto"/>
        <w:jc w:val="both"/>
        <w:rPr>
          <w:rFonts w:ascii="Times New Roman" w:hAnsi="Times New Roman" w:cs="Times New Roman"/>
        </w:rPr>
      </w:pPr>
    </w:p>
    <w:p w14:paraId="79D6DD1C" w14:textId="0CCEFE8E" w:rsidR="00850F27" w:rsidRDefault="00850F27" w:rsidP="00620BC3">
      <w:pPr>
        <w:spacing w:line="360" w:lineRule="auto"/>
        <w:jc w:val="both"/>
        <w:rPr>
          <w:rFonts w:ascii="Times New Roman" w:hAnsi="Times New Roman" w:cs="Times New Roman"/>
          <w:i/>
        </w:rPr>
      </w:pPr>
      <w:r>
        <w:rPr>
          <w:rFonts w:ascii="Times New Roman" w:hAnsi="Times New Roman" w:cs="Times New Roman"/>
          <w:i/>
        </w:rPr>
        <w:t>Open data and materials</w:t>
      </w:r>
    </w:p>
    <w:p w14:paraId="7C084195" w14:textId="77777777" w:rsidR="00850F27" w:rsidRPr="00850F27" w:rsidRDefault="00850F27" w:rsidP="00620BC3">
      <w:pPr>
        <w:spacing w:line="360" w:lineRule="auto"/>
        <w:jc w:val="both"/>
        <w:rPr>
          <w:rFonts w:ascii="Times New Roman" w:hAnsi="Times New Roman" w:cs="Times New Roman"/>
          <w:i/>
        </w:rPr>
      </w:pPr>
    </w:p>
    <w:p w14:paraId="29781CA9" w14:textId="77777777" w:rsidR="00850F27" w:rsidRPr="00513C02" w:rsidRDefault="00850F27" w:rsidP="00620BC3">
      <w:pPr>
        <w:spacing w:line="360" w:lineRule="auto"/>
        <w:jc w:val="both"/>
        <w:rPr>
          <w:rFonts w:ascii="Times New Roman" w:hAnsi="Times New Roman" w:cs="Times New Roman"/>
        </w:rPr>
      </w:pPr>
    </w:p>
    <w:p w14:paraId="41009FE0" w14:textId="59AB58A2" w:rsidR="00513C02" w:rsidRDefault="00513C02" w:rsidP="00513C02">
      <w:pPr>
        <w:rPr>
          <w:rFonts w:ascii="Times New Roman" w:hAnsi="Times New Roman" w:cs="Times New Roman"/>
        </w:rPr>
      </w:pPr>
    </w:p>
    <w:p w14:paraId="1DAAE59E" w14:textId="77777777" w:rsidR="00513C02" w:rsidRDefault="00513C02" w:rsidP="00513C02">
      <w:pPr>
        <w:rPr>
          <w:rFonts w:ascii="Times New Roman" w:hAnsi="Times New Roman" w:cs="Times New Roman"/>
        </w:rPr>
      </w:pPr>
    </w:p>
    <w:p w14:paraId="206B2DAD" w14:textId="3DC3A683" w:rsidR="002878BE" w:rsidRDefault="002878BE" w:rsidP="002878BE">
      <w:pPr>
        <w:spacing w:line="360" w:lineRule="auto"/>
        <w:jc w:val="both"/>
        <w:rPr>
          <w:rFonts w:ascii="Times New Roman" w:hAnsi="Times New Roman" w:cs="Times New Roman"/>
        </w:rPr>
      </w:pPr>
    </w:p>
    <w:p w14:paraId="15D7C8AF" w14:textId="123A93EE" w:rsidR="002878BE" w:rsidRDefault="002878BE">
      <w:pPr>
        <w:rPr>
          <w:rFonts w:ascii="Times New Roman" w:hAnsi="Times New Roman" w:cs="Times New Roman"/>
        </w:rPr>
      </w:pPr>
      <w:r>
        <w:rPr>
          <w:rFonts w:ascii="Times New Roman" w:hAnsi="Times New Roman" w:cs="Times New Roman"/>
        </w:rPr>
        <w:br w:type="page"/>
      </w:r>
    </w:p>
    <w:p w14:paraId="6C49C755" w14:textId="4FD05933" w:rsidR="002878BE" w:rsidRDefault="002878BE" w:rsidP="002878BE">
      <w:pPr>
        <w:spacing w:line="360" w:lineRule="auto"/>
        <w:jc w:val="center"/>
        <w:rPr>
          <w:rFonts w:ascii="Times New Roman" w:hAnsi="Times New Roman" w:cs="Times New Roman"/>
          <w:b/>
        </w:rPr>
      </w:pPr>
      <w:r>
        <w:rPr>
          <w:rFonts w:ascii="Times New Roman" w:hAnsi="Times New Roman" w:cs="Times New Roman"/>
          <w:b/>
        </w:rPr>
        <w:lastRenderedPageBreak/>
        <w:t>Results</w:t>
      </w:r>
    </w:p>
    <w:p w14:paraId="06FAE6ED" w14:textId="6279CD10" w:rsidR="002878BE" w:rsidRDefault="002878BE" w:rsidP="002878BE">
      <w:pPr>
        <w:spacing w:line="360" w:lineRule="auto"/>
        <w:jc w:val="center"/>
        <w:rPr>
          <w:rFonts w:ascii="Times New Roman" w:hAnsi="Times New Roman" w:cs="Times New Roman"/>
          <w:b/>
        </w:rPr>
      </w:pPr>
    </w:p>
    <w:p w14:paraId="697C915B" w14:textId="0CD1FEAD" w:rsidR="002878BE" w:rsidRDefault="00E56DCF" w:rsidP="002878BE">
      <w:pPr>
        <w:spacing w:line="360" w:lineRule="auto"/>
        <w:jc w:val="both"/>
        <w:rPr>
          <w:rFonts w:ascii="Times New Roman" w:hAnsi="Times New Roman" w:cs="Times New Roman"/>
        </w:rPr>
      </w:pPr>
      <w:r>
        <w:rPr>
          <w:rFonts w:ascii="Times New Roman" w:hAnsi="Times New Roman" w:cs="Times New Roman"/>
          <w:i/>
        </w:rPr>
        <w:t>Journal Performance</w:t>
      </w:r>
      <w:r w:rsidR="007904CE" w:rsidRPr="007E7B5E">
        <w:rPr>
          <w:rFonts w:ascii="Times New Roman" w:hAnsi="Times New Roman" w:cs="Times New Roman"/>
          <w:i/>
        </w:rPr>
        <w:t xml:space="preserve">. </w:t>
      </w:r>
      <w:r w:rsidR="00BC76BB">
        <w:rPr>
          <w:rFonts w:ascii="Times New Roman" w:hAnsi="Times New Roman" w:cs="Times New Roman"/>
        </w:rPr>
        <w:t>The n</w:t>
      </w:r>
      <w:r w:rsidR="007E7B5E">
        <w:rPr>
          <w:rFonts w:ascii="Times New Roman" w:hAnsi="Times New Roman" w:cs="Times New Roman"/>
        </w:rPr>
        <w:t xml:space="preserve">umber of </w:t>
      </w:r>
      <w:r w:rsidR="00BC76BB">
        <w:rPr>
          <w:rFonts w:ascii="Times New Roman" w:hAnsi="Times New Roman" w:cs="Times New Roman"/>
        </w:rPr>
        <w:t xml:space="preserve">annual </w:t>
      </w:r>
      <w:r w:rsidR="007E7B5E">
        <w:rPr>
          <w:rFonts w:ascii="Times New Roman" w:hAnsi="Times New Roman" w:cs="Times New Roman"/>
        </w:rPr>
        <w:t xml:space="preserve">publications in Psychophysiology increased from </w:t>
      </w:r>
      <w:r w:rsidR="00BC76BB">
        <w:rPr>
          <w:rFonts w:ascii="Times New Roman" w:hAnsi="Times New Roman" w:cs="Times New Roman"/>
        </w:rPr>
        <w:t>37 to 167 in the years from 1965 to 2022, (i.e., the first and last complete calendar year at the time of data collection)</w:t>
      </w:r>
      <w:r w:rsidR="00C747F0">
        <w:rPr>
          <w:rFonts w:ascii="Times New Roman" w:hAnsi="Times New Roman" w:cs="Times New Roman"/>
        </w:rPr>
        <w:t xml:space="preserve"> with a peak of 220 articles in 2021 (Figure X</w:t>
      </w:r>
      <w:r w:rsidR="00D63E61">
        <w:rPr>
          <w:rFonts w:ascii="Times New Roman" w:hAnsi="Times New Roman" w:cs="Times New Roman"/>
        </w:rPr>
        <w:t>A</w:t>
      </w:r>
      <w:r w:rsidR="00C747F0">
        <w:rPr>
          <w:rFonts w:ascii="Times New Roman" w:hAnsi="Times New Roman" w:cs="Times New Roman"/>
        </w:rPr>
        <w:t>)</w:t>
      </w:r>
      <w:r w:rsidR="00BC76BB">
        <w:rPr>
          <w:rFonts w:ascii="Times New Roman" w:hAnsi="Times New Roman" w:cs="Times New Roman"/>
        </w:rPr>
        <w:t>.</w:t>
      </w:r>
      <w:r w:rsidR="00C747F0">
        <w:rPr>
          <w:rFonts w:ascii="Times New Roman" w:hAnsi="Times New Roman" w:cs="Times New Roman"/>
        </w:rPr>
        <w:t xml:space="preserve"> </w:t>
      </w:r>
      <w:r w:rsidR="00725B53">
        <w:rPr>
          <w:rFonts w:ascii="Times New Roman" w:hAnsi="Times New Roman" w:cs="Times New Roman"/>
        </w:rPr>
        <w:t xml:space="preserve">In the 25 years we could obtain the 2-year impact factor for (1997 to 2021), </w:t>
      </w:r>
      <w:r w:rsidR="00AF7A6B">
        <w:rPr>
          <w:rFonts w:ascii="Times New Roman" w:hAnsi="Times New Roman" w:cs="Times New Roman"/>
        </w:rPr>
        <w:t>the impact factor mostly varied around 3 (median: 3.12, 1</w:t>
      </w:r>
      <w:r w:rsidR="00AF7A6B" w:rsidRPr="00AF7A6B">
        <w:rPr>
          <w:rFonts w:ascii="Times New Roman" w:hAnsi="Times New Roman" w:cs="Times New Roman"/>
          <w:vertAlign w:val="superscript"/>
        </w:rPr>
        <w:t>st</w:t>
      </w:r>
      <w:r w:rsidR="00AF7A6B">
        <w:rPr>
          <w:rFonts w:ascii="Times New Roman" w:hAnsi="Times New Roman" w:cs="Times New Roman"/>
        </w:rPr>
        <w:t xml:space="preserve"> quartile: 2.85, 3</w:t>
      </w:r>
      <w:r w:rsidR="00AF7A6B" w:rsidRPr="00AF7A6B">
        <w:rPr>
          <w:rFonts w:ascii="Times New Roman" w:hAnsi="Times New Roman" w:cs="Times New Roman"/>
          <w:vertAlign w:val="superscript"/>
        </w:rPr>
        <w:t>rd</w:t>
      </w:r>
      <w:r w:rsidR="00AF7A6B">
        <w:rPr>
          <w:rFonts w:ascii="Times New Roman" w:hAnsi="Times New Roman" w:cs="Times New Roman"/>
        </w:rPr>
        <w:t xml:space="preserve"> quartile: 3.32) with its lowest value in 2003 (impact factor: 2.07) and its highest value recently, in 2021 (4.35). The impact factor has been on the rise since 2017 (Figure </w:t>
      </w:r>
      <w:commentRangeStart w:id="28"/>
      <w:r w:rsidR="00AF7A6B">
        <w:rPr>
          <w:rFonts w:ascii="Times New Roman" w:hAnsi="Times New Roman" w:cs="Times New Roman"/>
        </w:rPr>
        <w:t>X</w:t>
      </w:r>
      <w:commentRangeEnd w:id="28"/>
      <w:r w:rsidR="00AF7A6B">
        <w:rPr>
          <w:rStyle w:val="Kommentarzeichen"/>
        </w:rPr>
        <w:commentReference w:id="28"/>
      </w:r>
      <w:r w:rsidR="00AF7A6B">
        <w:rPr>
          <w:rFonts w:ascii="Times New Roman" w:hAnsi="Times New Roman" w:cs="Times New Roman"/>
        </w:rPr>
        <w:t>).</w:t>
      </w:r>
    </w:p>
    <w:p w14:paraId="12428F0F" w14:textId="00DF6105" w:rsidR="00E56DCF" w:rsidRDefault="00E56DCF" w:rsidP="00E56DCF">
      <w:pPr>
        <w:pStyle w:val="Listenabsatz"/>
        <w:numPr>
          <w:ilvl w:val="0"/>
          <w:numId w:val="1"/>
        </w:numPr>
        <w:spacing w:line="360" w:lineRule="auto"/>
        <w:jc w:val="both"/>
        <w:rPr>
          <w:rFonts w:ascii="Times New Roman" w:hAnsi="Times New Roman" w:cs="Times New Roman"/>
        </w:rPr>
      </w:pPr>
      <w:r>
        <w:rPr>
          <w:rFonts w:ascii="Times New Roman" w:hAnsi="Times New Roman" w:cs="Times New Roman"/>
        </w:rPr>
        <w:t>Impact Factor</w:t>
      </w:r>
    </w:p>
    <w:p w14:paraId="14999E9D" w14:textId="77777777" w:rsidR="004F7639" w:rsidRPr="004F7639" w:rsidRDefault="004F7639" w:rsidP="004F7639">
      <w:pPr>
        <w:spacing w:line="360" w:lineRule="auto"/>
        <w:jc w:val="both"/>
        <w:rPr>
          <w:rFonts w:ascii="Times New Roman" w:hAnsi="Times New Roman" w:cs="Times New Roman"/>
        </w:rPr>
      </w:pPr>
    </w:p>
    <w:commentRangeStart w:id="29"/>
    <w:p w14:paraId="4FE3417E" w14:textId="77777777" w:rsidR="004F7639" w:rsidRDefault="004F7639" w:rsidP="004F7639">
      <w:pPr>
        <w:keepNext/>
        <w:spacing w:line="360" w:lineRule="auto"/>
        <w:jc w:val="center"/>
      </w:pPr>
      <w:r>
        <w:rPr>
          <w:rFonts w:ascii="Times New Roman" w:hAnsi="Times New Roman" w:cs="Times New Roman"/>
          <w:i/>
        </w:rPr>
        <w:object w:dxaOrig="8832" w:dyaOrig="5316" w14:anchorId="23D7B2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441.8pt;height:265.65pt" o:ole="">
            <v:imagedata r:id="rId14" o:title=""/>
          </v:shape>
          <o:OLEObject Type="Embed" ProgID="Acrobat.Document.DC" ShapeID="_x0000_i1060" DrawAspect="Content" ObjectID="_1772750982" r:id="rId15"/>
        </w:object>
      </w:r>
      <w:commentRangeEnd w:id="29"/>
      <w:r w:rsidR="00E943DA">
        <w:rPr>
          <w:rStyle w:val="Kommentarzeichen"/>
        </w:rPr>
        <w:commentReference w:id="29"/>
      </w:r>
    </w:p>
    <w:p w14:paraId="620D86D7" w14:textId="6EF2DE2D" w:rsidR="00BC76BB" w:rsidRDefault="004F7639" w:rsidP="004F7639">
      <w:pPr>
        <w:pStyle w:val="Beschriftung"/>
        <w:rPr>
          <w:rFonts w:ascii="Times New Roman" w:hAnsi="Times New Roman" w:cs="Times New Roman"/>
        </w:rPr>
      </w:pPr>
      <w:r w:rsidRPr="004F7639">
        <w:rPr>
          <w:b/>
        </w:rPr>
        <w:t xml:space="preserve">Figure </w:t>
      </w:r>
      <w:r w:rsidRPr="004F7639">
        <w:rPr>
          <w:b/>
        </w:rPr>
        <w:fldChar w:fldCharType="begin"/>
      </w:r>
      <w:r w:rsidRPr="004F7639">
        <w:rPr>
          <w:b/>
        </w:rPr>
        <w:instrText xml:space="preserve"> SEQ Figure \* ARABIC </w:instrText>
      </w:r>
      <w:r w:rsidRPr="004F7639">
        <w:rPr>
          <w:b/>
        </w:rPr>
        <w:fldChar w:fldCharType="separate"/>
      </w:r>
      <w:r w:rsidRPr="004F7639">
        <w:rPr>
          <w:b/>
          <w:noProof/>
        </w:rPr>
        <w:t>1</w:t>
      </w:r>
      <w:r w:rsidRPr="004F7639">
        <w:rPr>
          <w:b/>
        </w:rPr>
        <w:fldChar w:fldCharType="end"/>
      </w:r>
      <w:r w:rsidRPr="004F7639">
        <w:rPr>
          <w:b/>
        </w:rPr>
        <w:t>.</w:t>
      </w:r>
      <w:r>
        <w:t xml:space="preserve"> (A) </w:t>
      </w:r>
      <w:r w:rsidRPr="004F7639">
        <w:t>Number of publications from 1964 (first issue in July) to 2023 (latest issue at time of data collection: October).</w:t>
      </w:r>
      <w:r>
        <w:t xml:space="preserve"> (B) 2-year impact factor from 1997 to 2021.</w:t>
      </w:r>
    </w:p>
    <w:p w14:paraId="4499EAD6" w14:textId="29F28154" w:rsidR="00BC76BB" w:rsidRDefault="00BC76BB" w:rsidP="002878BE">
      <w:pPr>
        <w:spacing w:line="360" w:lineRule="auto"/>
        <w:jc w:val="both"/>
        <w:rPr>
          <w:rFonts w:ascii="Times New Roman" w:hAnsi="Times New Roman" w:cs="Times New Roman"/>
          <w:i/>
        </w:rPr>
      </w:pPr>
    </w:p>
    <w:p w14:paraId="575842DD" w14:textId="1090F36F" w:rsidR="00FC65EA" w:rsidRDefault="00FC65EA" w:rsidP="00FC65EA">
      <w:pPr>
        <w:spacing w:line="360" w:lineRule="auto"/>
        <w:jc w:val="center"/>
        <w:rPr>
          <w:rFonts w:ascii="Times New Roman" w:hAnsi="Times New Roman" w:cs="Times New Roman"/>
          <w:i/>
        </w:rPr>
      </w:pPr>
    </w:p>
    <w:p w14:paraId="7B2671CA" w14:textId="42A71E3D" w:rsidR="002878BE" w:rsidRPr="00BC76BB" w:rsidRDefault="002878BE" w:rsidP="002878BE">
      <w:pPr>
        <w:spacing w:line="360" w:lineRule="auto"/>
        <w:jc w:val="both"/>
        <w:rPr>
          <w:rFonts w:ascii="Times New Roman" w:hAnsi="Times New Roman" w:cs="Times New Roman"/>
          <w:i/>
        </w:rPr>
      </w:pPr>
      <w:r w:rsidRPr="00BC76BB">
        <w:rPr>
          <w:rFonts w:ascii="Times New Roman" w:hAnsi="Times New Roman" w:cs="Times New Roman"/>
          <w:i/>
        </w:rPr>
        <w:t>Development of author teams</w:t>
      </w:r>
      <w:r w:rsidR="00BC76BB" w:rsidRPr="00BC76BB">
        <w:rPr>
          <w:rFonts w:ascii="Times New Roman" w:hAnsi="Times New Roman" w:cs="Times New Roman"/>
          <w:i/>
        </w:rPr>
        <w:t>.</w:t>
      </w:r>
      <w:r w:rsidR="00BC76BB">
        <w:rPr>
          <w:rFonts w:ascii="Times New Roman" w:hAnsi="Times New Roman" w:cs="Times New Roman"/>
          <w:i/>
        </w:rPr>
        <w:t xml:space="preserve"> </w:t>
      </w:r>
    </w:p>
    <w:p w14:paraId="691ABC80" w14:textId="0D959AFA" w:rsidR="002878BE" w:rsidRDefault="002878BE" w:rsidP="002878BE">
      <w:pPr>
        <w:spacing w:line="360" w:lineRule="auto"/>
        <w:jc w:val="both"/>
        <w:rPr>
          <w:rFonts w:ascii="Times New Roman" w:hAnsi="Times New Roman" w:cs="Times New Roman"/>
        </w:rPr>
      </w:pPr>
      <w:r>
        <w:rPr>
          <w:rFonts w:ascii="Times New Roman" w:hAnsi="Times New Roman" w:cs="Times New Roman"/>
        </w:rPr>
        <w:tab/>
        <w:t>Team size</w:t>
      </w:r>
    </w:p>
    <w:p w14:paraId="47985788" w14:textId="52C19FC2" w:rsidR="002878BE" w:rsidRDefault="002878BE" w:rsidP="002878BE">
      <w:pPr>
        <w:spacing w:line="360" w:lineRule="auto"/>
        <w:ind w:firstLine="720"/>
        <w:jc w:val="both"/>
        <w:rPr>
          <w:rFonts w:ascii="Times New Roman" w:hAnsi="Times New Roman" w:cs="Times New Roman"/>
        </w:rPr>
      </w:pPr>
      <w:r>
        <w:rPr>
          <w:rFonts w:ascii="Times New Roman" w:hAnsi="Times New Roman" w:cs="Times New Roman"/>
        </w:rPr>
        <w:t xml:space="preserve">Country </w:t>
      </w:r>
      <w:proofErr w:type="spellStart"/>
      <w:r>
        <w:rPr>
          <w:rFonts w:ascii="Times New Roman" w:hAnsi="Times New Roman" w:cs="Times New Roman"/>
        </w:rPr>
        <w:t>collab</w:t>
      </w:r>
      <w:proofErr w:type="spellEnd"/>
    </w:p>
    <w:p w14:paraId="3B222CB2" w14:textId="4513765E" w:rsidR="002878BE" w:rsidRDefault="002878BE" w:rsidP="002878BE">
      <w:pPr>
        <w:spacing w:line="360" w:lineRule="auto"/>
        <w:jc w:val="both"/>
        <w:rPr>
          <w:rFonts w:ascii="Times New Roman" w:hAnsi="Times New Roman" w:cs="Times New Roman"/>
        </w:rPr>
      </w:pPr>
      <w:r>
        <w:rPr>
          <w:rFonts w:ascii="Times New Roman" w:hAnsi="Times New Roman" w:cs="Times New Roman"/>
        </w:rPr>
        <w:tab/>
        <w:t xml:space="preserve">Country </w:t>
      </w:r>
      <w:proofErr w:type="spellStart"/>
      <w:r>
        <w:rPr>
          <w:rFonts w:ascii="Times New Roman" w:hAnsi="Times New Roman" w:cs="Times New Roman"/>
        </w:rPr>
        <w:t>collab</w:t>
      </w:r>
      <w:proofErr w:type="spellEnd"/>
      <w:r>
        <w:rPr>
          <w:rFonts w:ascii="Times New Roman" w:hAnsi="Times New Roman" w:cs="Times New Roman"/>
        </w:rPr>
        <w:tab/>
      </w:r>
    </w:p>
    <w:p w14:paraId="73506EC9" w14:textId="16B0D9FB" w:rsidR="002878BE" w:rsidRDefault="002878BE" w:rsidP="002878BE">
      <w:pPr>
        <w:spacing w:line="360" w:lineRule="auto"/>
        <w:jc w:val="both"/>
        <w:rPr>
          <w:rFonts w:ascii="Times New Roman" w:hAnsi="Times New Roman" w:cs="Times New Roman"/>
        </w:rPr>
      </w:pPr>
    </w:p>
    <w:p w14:paraId="19A71FE4" w14:textId="46BF22B0" w:rsidR="002878BE" w:rsidRDefault="00BD0A1A" w:rsidP="002878BE">
      <w:pPr>
        <w:spacing w:line="360" w:lineRule="auto"/>
        <w:jc w:val="both"/>
        <w:rPr>
          <w:rFonts w:ascii="Times New Roman" w:hAnsi="Times New Roman" w:cs="Times New Roman"/>
        </w:rPr>
      </w:pPr>
      <w:r>
        <w:rPr>
          <w:rFonts w:ascii="Times New Roman" w:hAnsi="Times New Roman" w:cs="Times New Roman"/>
          <w:i/>
        </w:rPr>
        <w:lastRenderedPageBreak/>
        <w:t>Influential articles</w:t>
      </w:r>
      <w:r w:rsidR="00AB782B" w:rsidRPr="00510346">
        <w:rPr>
          <w:rFonts w:ascii="Times New Roman" w:hAnsi="Times New Roman" w:cs="Times New Roman"/>
          <w:i/>
        </w:rPr>
        <w:t>.</w:t>
      </w:r>
      <w:r w:rsidR="00AB782B">
        <w:rPr>
          <w:rFonts w:ascii="Times New Roman" w:hAnsi="Times New Roman" w:cs="Times New Roman"/>
        </w:rPr>
        <w:t xml:space="preserve"> </w:t>
      </w:r>
      <w:r w:rsidR="00CC7A47">
        <w:rPr>
          <w:rFonts w:ascii="Times New Roman" w:hAnsi="Times New Roman" w:cs="Times New Roman"/>
        </w:rPr>
        <w:t>From the</w:t>
      </w:r>
      <w:r w:rsidR="00510346">
        <w:rPr>
          <w:rFonts w:ascii="Times New Roman" w:hAnsi="Times New Roman" w:cs="Times New Roman"/>
        </w:rPr>
        <w:t xml:space="preserve"> fifty </w:t>
      </w:r>
      <w:r w:rsidR="00D65F90">
        <w:rPr>
          <w:rFonts w:ascii="Times New Roman" w:hAnsi="Times New Roman" w:cs="Times New Roman"/>
        </w:rPr>
        <w:t>selected</w:t>
      </w:r>
      <w:r w:rsidR="00CC7A47">
        <w:rPr>
          <w:rFonts w:ascii="Times New Roman" w:hAnsi="Times New Roman" w:cs="Times New Roman"/>
        </w:rPr>
        <w:t xml:space="preserve"> papers</w:t>
      </w:r>
      <w:r w:rsidR="005654D3">
        <w:rPr>
          <w:rFonts w:ascii="Times New Roman" w:hAnsi="Times New Roman" w:cs="Times New Roman"/>
        </w:rPr>
        <w:t xml:space="preserve"> with the highest</w:t>
      </w:r>
      <w:r w:rsidR="00510346">
        <w:rPr>
          <w:rFonts w:ascii="Times New Roman" w:hAnsi="Times New Roman" w:cs="Times New Roman"/>
        </w:rPr>
        <w:t xml:space="preserve"> local citation count</w:t>
      </w:r>
      <w:r w:rsidR="005654D3">
        <w:rPr>
          <w:rFonts w:ascii="Times New Roman" w:hAnsi="Times New Roman" w:cs="Times New Roman"/>
        </w:rPr>
        <w:t>s, 47 had links between each other (i.e. cited</w:t>
      </w:r>
      <w:r w:rsidR="00652E0F">
        <w:rPr>
          <w:rFonts w:ascii="Times New Roman" w:hAnsi="Times New Roman" w:cs="Times New Roman"/>
        </w:rPr>
        <w:t xml:space="preserve"> at least one</w:t>
      </w:r>
      <w:r w:rsidR="005654D3">
        <w:rPr>
          <w:rFonts w:ascii="Times New Roman" w:hAnsi="Times New Roman" w:cs="Times New Roman"/>
        </w:rPr>
        <w:t xml:space="preserve"> or were cited by at least one of the other</w:t>
      </w:r>
      <w:r w:rsidR="002D2573">
        <w:rPr>
          <w:rFonts w:ascii="Times New Roman" w:hAnsi="Times New Roman" w:cs="Times New Roman"/>
        </w:rPr>
        <w:t xml:space="preserve"> </w:t>
      </w:r>
      <w:r w:rsidR="00D65F90">
        <w:rPr>
          <w:rFonts w:ascii="Times New Roman" w:hAnsi="Times New Roman" w:cs="Times New Roman"/>
        </w:rPr>
        <w:t>selected</w:t>
      </w:r>
      <w:r w:rsidR="005654D3">
        <w:rPr>
          <w:rFonts w:ascii="Times New Roman" w:hAnsi="Times New Roman" w:cs="Times New Roman"/>
        </w:rPr>
        <w:t xml:space="preserve"> papers) and were therefore included in the network (see Figure X)</w:t>
      </w:r>
      <w:r w:rsidR="00510346">
        <w:rPr>
          <w:rFonts w:ascii="Times New Roman" w:hAnsi="Times New Roman" w:cs="Times New Roman"/>
        </w:rPr>
        <w:t>.</w:t>
      </w:r>
      <w:r w:rsidR="005654D3">
        <w:rPr>
          <w:rFonts w:ascii="Times New Roman" w:hAnsi="Times New Roman" w:cs="Times New Roman"/>
        </w:rPr>
        <w:t xml:space="preserve"> The </w:t>
      </w:r>
      <w:proofErr w:type="spellStart"/>
      <w:r w:rsidR="005654D3">
        <w:rPr>
          <w:rFonts w:ascii="Times New Roman" w:hAnsi="Times New Roman" w:cs="Times New Roman"/>
        </w:rPr>
        <w:t>infomap</w:t>
      </w:r>
      <w:proofErr w:type="spellEnd"/>
      <w:r w:rsidR="005654D3">
        <w:rPr>
          <w:rFonts w:ascii="Times New Roman" w:hAnsi="Times New Roman" w:cs="Times New Roman"/>
        </w:rPr>
        <w:t xml:space="preserve"> algorithm identified 9 clusters (see Supplement XX for a complete list of the papers included in the network</w:t>
      </w:r>
      <w:r w:rsidR="00D65F90">
        <w:rPr>
          <w:rFonts w:ascii="Times New Roman" w:hAnsi="Times New Roman" w:cs="Times New Roman"/>
        </w:rPr>
        <w:t xml:space="preserve">, see Supplementary Table </w:t>
      </w:r>
      <w:commentRangeStart w:id="30"/>
      <w:r w:rsidR="00D65F90">
        <w:rPr>
          <w:rFonts w:ascii="Times New Roman" w:hAnsi="Times New Roman" w:cs="Times New Roman"/>
        </w:rPr>
        <w:t>X</w:t>
      </w:r>
      <w:commentRangeEnd w:id="30"/>
      <w:r>
        <w:rPr>
          <w:rStyle w:val="Kommentarzeichen"/>
        </w:rPr>
        <w:commentReference w:id="30"/>
      </w:r>
      <w:r w:rsidR="005654D3">
        <w:rPr>
          <w:rFonts w:ascii="Times New Roman" w:hAnsi="Times New Roman" w:cs="Times New Roman"/>
        </w:rPr>
        <w:t>).</w:t>
      </w:r>
      <w:r w:rsidR="00510346">
        <w:rPr>
          <w:rFonts w:ascii="Times New Roman" w:hAnsi="Times New Roman" w:cs="Times New Roman"/>
        </w:rPr>
        <w:t xml:space="preserve"> </w:t>
      </w:r>
    </w:p>
    <w:p w14:paraId="6C2DDF4A" w14:textId="3E012027" w:rsidR="002878BE" w:rsidRDefault="002878BE" w:rsidP="002878BE">
      <w:pPr>
        <w:spacing w:line="360" w:lineRule="auto"/>
        <w:jc w:val="both"/>
        <w:rPr>
          <w:rFonts w:ascii="Times New Roman" w:hAnsi="Times New Roman" w:cs="Times New Roman"/>
        </w:rPr>
      </w:pPr>
    </w:p>
    <w:p w14:paraId="4C3B59B9" w14:textId="0BA2B9F9" w:rsidR="00612F85" w:rsidRDefault="00612F85" w:rsidP="00612F85">
      <w:pPr>
        <w:spacing w:line="360" w:lineRule="auto"/>
        <w:jc w:val="center"/>
        <w:rPr>
          <w:rFonts w:ascii="Times New Roman" w:hAnsi="Times New Roman" w:cs="Times New Roman"/>
        </w:rPr>
      </w:pPr>
      <w:r>
        <w:rPr>
          <w:rFonts w:ascii="Times New Roman" w:hAnsi="Times New Roman" w:cs="Times New Roman"/>
        </w:rPr>
        <w:object w:dxaOrig="6792" w:dyaOrig="6792" w14:anchorId="411CDEF8">
          <v:shape id="_x0000_i1051" type="#_x0000_t75" style="width:339.8pt;height:339.8pt" o:ole="">
            <v:imagedata r:id="rId16" o:title=""/>
          </v:shape>
          <o:OLEObject Type="Embed" ProgID="Acrobat.Document.DC" ShapeID="_x0000_i1051" DrawAspect="Content" ObjectID="_1772750983" r:id="rId17"/>
        </w:object>
      </w:r>
    </w:p>
    <w:p w14:paraId="7CC52BD1" w14:textId="77777777" w:rsidR="00612F85" w:rsidRDefault="00612F85" w:rsidP="00612F85">
      <w:pPr>
        <w:spacing w:line="360" w:lineRule="auto"/>
        <w:jc w:val="center"/>
        <w:rPr>
          <w:rFonts w:ascii="Times New Roman" w:hAnsi="Times New Roman" w:cs="Times New Roman"/>
        </w:rPr>
      </w:pPr>
    </w:p>
    <w:p w14:paraId="13C6052F" w14:textId="77777777" w:rsidR="00612F85" w:rsidRDefault="00612F85" w:rsidP="002878BE">
      <w:pPr>
        <w:spacing w:line="360" w:lineRule="auto"/>
        <w:jc w:val="both"/>
        <w:rPr>
          <w:rFonts w:ascii="Times New Roman" w:hAnsi="Times New Roman" w:cs="Times New Roman"/>
        </w:rPr>
      </w:pPr>
    </w:p>
    <w:p w14:paraId="480B1A4F" w14:textId="15D3AE77" w:rsidR="00EF7A63" w:rsidRPr="00183FBF" w:rsidRDefault="00FF06FB" w:rsidP="002878BE">
      <w:pPr>
        <w:spacing w:line="360" w:lineRule="auto"/>
        <w:jc w:val="both"/>
        <w:rPr>
          <w:rFonts w:ascii="Times New Roman" w:hAnsi="Times New Roman" w:cs="Times New Roman"/>
        </w:rPr>
      </w:pPr>
      <w:r>
        <w:rPr>
          <w:rFonts w:ascii="Times New Roman" w:hAnsi="Times New Roman" w:cs="Times New Roman"/>
          <w:i/>
        </w:rPr>
        <w:t>Thematic development.</w:t>
      </w:r>
      <w:r w:rsidR="00183FBF">
        <w:rPr>
          <w:rFonts w:ascii="Times New Roman" w:hAnsi="Times New Roman" w:cs="Times New Roman"/>
          <w:i/>
        </w:rPr>
        <w:t xml:space="preserve"> </w:t>
      </w:r>
      <w:r w:rsidR="008066F0">
        <w:rPr>
          <w:rFonts w:ascii="Times New Roman" w:hAnsi="Times New Roman" w:cs="Times New Roman"/>
        </w:rPr>
        <w:t xml:space="preserve">In order to track thematic development, we extracted the 10 most common key terms appearing in article titles for each of the journal’s decades. </w:t>
      </w:r>
      <w:r w:rsidR="00183FBF">
        <w:rPr>
          <w:rFonts w:ascii="Times New Roman" w:hAnsi="Times New Roman" w:cs="Times New Roman"/>
        </w:rPr>
        <w:t>In the first 10 years, papers in Psychophysiology mostly addressed the topics of sleep, conditioning, and orienting while using mostly peripheral autonomic measures (see Table X). “EEG” was already a top-10 key term in early journal titles and EEG studies became more popular over time until “ERP” became the top key word in the journal’s third decade (i.e., 1984-1993) and continued to be so until 2023. Here, the P300 was the most commonly mentioned component, particularly in the time windows from 1984 to 2013.</w:t>
      </w:r>
      <w:r w:rsidR="008066F0">
        <w:rPr>
          <w:rFonts w:ascii="Times New Roman" w:hAnsi="Times New Roman" w:cs="Times New Roman"/>
        </w:rPr>
        <w:t xml:space="preserve"> </w:t>
      </w:r>
      <w:r w:rsidR="00183FBF">
        <w:rPr>
          <w:rFonts w:ascii="Times New Roman" w:hAnsi="Times New Roman" w:cs="Times New Roman"/>
        </w:rPr>
        <w:t>Overall, psychological constructs mentioned in article titles became broad</w:t>
      </w:r>
      <w:r w:rsidR="008066F0">
        <w:rPr>
          <w:rFonts w:ascii="Times New Roman" w:hAnsi="Times New Roman" w:cs="Times New Roman"/>
        </w:rPr>
        <w:t>er</w:t>
      </w:r>
      <w:r w:rsidR="00183FBF">
        <w:rPr>
          <w:rFonts w:ascii="Times New Roman" w:hAnsi="Times New Roman" w:cs="Times New Roman"/>
        </w:rPr>
        <w:t xml:space="preserve"> as terms like “attention” (starting in the window 1984-1993), “emotion” </w:t>
      </w:r>
      <w:r w:rsidR="00183FBF">
        <w:rPr>
          <w:rFonts w:ascii="Times New Roman" w:hAnsi="Times New Roman" w:cs="Times New Roman"/>
        </w:rPr>
        <w:lastRenderedPageBreak/>
        <w:t>(1994-2003) and cognition (2004-2013) became consistently part of the Top 10 key terms until today.</w:t>
      </w:r>
      <w:r w:rsidR="008066F0">
        <w:rPr>
          <w:rFonts w:ascii="Times New Roman" w:hAnsi="Times New Roman" w:cs="Times New Roman"/>
        </w:rPr>
        <w:t xml:space="preserve"> Table X lists all Top 10 key terms across the time </w:t>
      </w:r>
      <w:commentRangeStart w:id="31"/>
      <w:r w:rsidR="008066F0">
        <w:rPr>
          <w:rFonts w:ascii="Times New Roman" w:hAnsi="Times New Roman" w:cs="Times New Roman"/>
        </w:rPr>
        <w:t>windows</w:t>
      </w:r>
      <w:commentRangeEnd w:id="31"/>
      <w:r w:rsidR="00EB7F07">
        <w:rPr>
          <w:rStyle w:val="Kommentarzeichen"/>
        </w:rPr>
        <w:commentReference w:id="31"/>
      </w:r>
      <w:r w:rsidR="003B6D38">
        <w:rPr>
          <w:rFonts w:ascii="Times New Roman" w:hAnsi="Times New Roman" w:cs="Times New Roman"/>
        </w:rPr>
        <w:t xml:space="preserve"> and for all time</w:t>
      </w:r>
      <w:r w:rsidR="008066F0">
        <w:rPr>
          <w:rFonts w:ascii="Times New Roman" w:hAnsi="Times New Roman" w:cs="Times New Roman"/>
        </w:rPr>
        <w:t>.</w:t>
      </w:r>
    </w:p>
    <w:p w14:paraId="1FC73073" w14:textId="379A744F" w:rsidR="00EF7A63" w:rsidRDefault="00EF7A63" w:rsidP="002878BE">
      <w:pPr>
        <w:spacing w:line="360" w:lineRule="auto"/>
        <w:jc w:val="both"/>
        <w:rPr>
          <w:rFonts w:ascii="Times New Roman" w:hAnsi="Times New Roman" w:cs="Times New Roman"/>
          <w:i/>
        </w:rPr>
      </w:pPr>
    </w:p>
    <w:p w14:paraId="6DA22A1F" w14:textId="79ECD28F" w:rsidR="00EF7A63" w:rsidRPr="00EF7A63" w:rsidRDefault="00EF7A63" w:rsidP="00EF7A63">
      <w:pPr>
        <w:pStyle w:val="Beschriftung"/>
        <w:keepNext/>
        <w:rPr>
          <w:rFonts w:ascii="Times New Roman" w:hAnsi="Times New Roman" w:cs="Times New Roman"/>
          <w:b/>
          <w:i w:val="0"/>
        </w:rPr>
      </w:pPr>
      <w:r w:rsidRPr="00EF7A63">
        <w:rPr>
          <w:rFonts w:ascii="Times New Roman" w:hAnsi="Times New Roman" w:cs="Times New Roman"/>
          <w:b/>
          <w:i w:val="0"/>
        </w:rPr>
        <w:t xml:space="preserve">Table </w:t>
      </w:r>
      <w:r w:rsidRPr="00EF7A63">
        <w:rPr>
          <w:rFonts w:ascii="Times New Roman" w:hAnsi="Times New Roman" w:cs="Times New Roman"/>
          <w:b/>
          <w:i w:val="0"/>
        </w:rPr>
        <w:fldChar w:fldCharType="begin"/>
      </w:r>
      <w:r w:rsidRPr="00EF7A63">
        <w:rPr>
          <w:rFonts w:ascii="Times New Roman" w:hAnsi="Times New Roman" w:cs="Times New Roman"/>
          <w:b/>
          <w:i w:val="0"/>
        </w:rPr>
        <w:instrText xml:space="preserve"> SEQ Table \* ARABIC </w:instrText>
      </w:r>
      <w:r w:rsidRPr="00EF7A63">
        <w:rPr>
          <w:rFonts w:ascii="Times New Roman" w:hAnsi="Times New Roman" w:cs="Times New Roman"/>
          <w:b/>
          <w:i w:val="0"/>
        </w:rPr>
        <w:fldChar w:fldCharType="separate"/>
      </w:r>
      <w:r w:rsidR="00804CEC">
        <w:rPr>
          <w:rFonts w:ascii="Times New Roman" w:hAnsi="Times New Roman" w:cs="Times New Roman"/>
          <w:b/>
          <w:i w:val="0"/>
          <w:noProof/>
        </w:rPr>
        <w:t>2</w:t>
      </w:r>
      <w:r w:rsidRPr="00EF7A63">
        <w:rPr>
          <w:rFonts w:ascii="Times New Roman" w:hAnsi="Times New Roman" w:cs="Times New Roman"/>
          <w:b/>
          <w:i w:val="0"/>
        </w:rPr>
        <w:fldChar w:fldCharType="end"/>
      </w:r>
      <w:r w:rsidRPr="00EF7A63">
        <w:rPr>
          <w:rFonts w:ascii="Times New Roman" w:hAnsi="Times New Roman" w:cs="Times New Roman"/>
          <w:b/>
          <w:i w:val="0"/>
        </w:rPr>
        <w:t xml:space="preserve">. Most </w:t>
      </w:r>
      <w:r w:rsidR="00EB7F07">
        <w:rPr>
          <w:rFonts w:ascii="Times New Roman" w:hAnsi="Times New Roman" w:cs="Times New Roman"/>
          <w:b/>
          <w:i w:val="0"/>
        </w:rPr>
        <w:t>frequent</w:t>
      </w:r>
      <w:r w:rsidRPr="00EF7A63">
        <w:rPr>
          <w:rFonts w:ascii="Times New Roman" w:hAnsi="Times New Roman" w:cs="Times New Roman"/>
          <w:b/>
          <w:i w:val="0"/>
        </w:rPr>
        <w:t xml:space="preserve"> key terms in article titles over </w:t>
      </w:r>
      <w:commentRangeStart w:id="32"/>
      <w:r w:rsidRPr="00EF7A63">
        <w:rPr>
          <w:rFonts w:ascii="Times New Roman" w:hAnsi="Times New Roman" w:cs="Times New Roman"/>
          <w:b/>
          <w:i w:val="0"/>
        </w:rPr>
        <w:t>time</w:t>
      </w:r>
      <w:commentRangeEnd w:id="32"/>
      <w:r w:rsidR="00EB7F07">
        <w:rPr>
          <w:rStyle w:val="Kommentarzeichen"/>
          <w:i w:val="0"/>
          <w:iCs w:val="0"/>
          <w:color w:val="auto"/>
        </w:rPr>
        <w:commentReference w:id="32"/>
      </w:r>
      <w:r w:rsidRPr="00EF7A63">
        <w:rPr>
          <w:rFonts w:ascii="Times New Roman" w:hAnsi="Times New Roman" w:cs="Times New Roman"/>
          <w:b/>
          <w:i w:val="0"/>
        </w:rPr>
        <w:t>.</w:t>
      </w:r>
    </w:p>
    <w:tbl>
      <w:tblPr>
        <w:tblW w:w="9780" w:type="dxa"/>
        <w:jc w:val="center"/>
        <w:tblLayout w:type="fixed"/>
        <w:tblLook w:val="0020" w:firstRow="1" w:lastRow="0" w:firstColumn="0" w:lastColumn="0" w:noHBand="0" w:noVBand="0"/>
      </w:tblPr>
      <w:tblGrid>
        <w:gridCol w:w="1397"/>
        <w:gridCol w:w="1397"/>
        <w:gridCol w:w="1397"/>
        <w:gridCol w:w="1397"/>
        <w:gridCol w:w="1397"/>
        <w:gridCol w:w="1397"/>
        <w:gridCol w:w="1398"/>
      </w:tblGrid>
      <w:tr w:rsidR="00847D3A" w:rsidRPr="00585790" w14:paraId="32ED7873" w14:textId="77777777" w:rsidTr="00EB7F07">
        <w:trPr>
          <w:tblHeader/>
          <w:jc w:val="center"/>
        </w:trPr>
        <w:tc>
          <w:tcPr>
            <w:tcW w:w="1397" w:type="dxa"/>
            <w:tcBorders>
              <w:top w:val="single" w:sz="12" w:space="0" w:color="595959" w:themeColor="text1" w:themeTint="A6"/>
              <w:left w:val="none" w:sz="0" w:space="0" w:color="000000"/>
              <w:bottom w:val="single" w:sz="12" w:space="0" w:color="595959" w:themeColor="text1" w:themeTint="A6"/>
              <w:right w:val="none" w:sz="0" w:space="0" w:color="000000"/>
            </w:tcBorders>
            <w:shd w:val="clear" w:color="auto" w:fill="FFFFFF"/>
            <w:tcMar>
              <w:top w:w="0" w:type="dxa"/>
              <w:left w:w="0" w:type="dxa"/>
              <w:bottom w:w="0" w:type="dxa"/>
              <w:right w:w="0" w:type="dxa"/>
            </w:tcMar>
            <w:vAlign w:val="center"/>
          </w:tcPr>
          <w:p w14:paraId="3337E2FC" w14:textId="77777777" w:rsidR="00847D3A" w:rsidRPr="00585790"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sz w:val="22"/>
                <w:szCs w:val="20"/>
              </w:rPr>
            </w:pPr>
            <w:r w:rsidRPr="00585790">
              <w:rPr>
                <w:rFonts w:ascii="Times New Roman" w:eastAsia="Arial" w:hAnsi="Times New Roman" w:cs="Times New Roman"/>
                <w:b/>
                <w:color w:val="000000"/>
                <w:sz w:val="22"/>
                <w:szCs w:val="20"/>
              </w:rPr>
              <w:t>1964-1973</w:t>
            </w:r>
          </w:p>
        </w:tc>
        <w:tc>
          <w:tcPr>
            <w:tcW w:w="1397" w:type="dxa"/>
            <w:tcBorders>
              <w:top w:val="single" w:sz="12" w:space="0" w:color="595959" w:themeColor="text1" w:themeTint="A6"/>
              <w:left w:val="none" w:sz="0" w:space="0" w:color="000000"/>
              <w:bottom w:val="single" w:sz="12" w:space="0" w:color="595959" w:themeColor="text1" w:themeTint="A6"/>
              <w:right w:val="none" w:sz="0" w:space="0" w:color="000000"/>
            </w:tcBorders>
            <w:shd w:val="clear" w:color="auto" w:fill="F2F2F2" w:themeFill="background1" w:themeFillShade="F2"/>
            <w:tcMar>
              <w:top w:w="0" w:type="dxa"/>
              <w:left w:w="0" w:type="dxa"/>
              <w:bottom w:w="0" w:type="dxa"/>
              <w:right w:w="0" w:type="dxa"/>
            </w:tcMar>
            <w:vAlign w:val="center"/>
          </w:tcPr>
          <w:p w14:paraId="020BA136" w14:textId="77777777" w:rsidR="00847D3A" w:rsidRPr="00585790"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sz w:val="22"/>
                <w:szCs w:val="20"/>
              </w:rPr>
            </w:pPr>
            <w:r w:rsidRPr="00585790">
              <w:rPr>
                <w:rFonts w:ascii="Times New Roman" w:eastAsia="Arial" w:hAnsi="Times New Roman" w:cs="Times New Roman"/>
                <w:b/>
                <w:color w:val="000000"/>
                <w:sz w:val="22"/>
                <w:szCs w:val="20"/>
              </w:rPr>
              <w:t>1974-1983</w:t>
            </w:r>
          </w:p>
        </w:tc>
        <w:tc>
          <w:tcPr>
            <w:tcW w:w="1397" w:type="dxa"/>
            <w:tcBorders>
              <w:top w:val="single" w:sz="12" w:space="0" w:color="595959" w:themeColor="text1" w:themeTint="A6"/>
              <w:left w:val="none" w:sz="0" w:space="0" w:color="000000"/>
              <w:bottom w:val="single" w:sz="12" w:space="0" w:color="595959" w:themeColor="text1" w:themeTint="A6"/>
              <w:right w:val="none" w:sz="0" w:space="0" w:color="000000"/>
            </w:tcBorders>
            <w:shd w:val="clear" w:color="auto" w:fill="FFFFFF"/>
            <w:tcMar>
              <w:top w:w="0" w:type="dxa"/>
              <w:left w:w="0" w:type="dxa"/>
              <w:bottom w:w="0" w:type="dxa"/>
              <w:right w:w="0" w:type="dxa"/>
            </w:tcMar>
            <w:vAlign w:val="center"/>
          </w:tcPr>
          <w:p w14:paraId="133448EC" w14:textId="77777777" w:rsidR="00847D3A" w:rsidRPr="00585790"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sz w:val="22"/>
                <w:szCs w:val="20"/>
              </w:rPr>
            </w:pPr>
            <w:r w:rsidRPr="00585790">
              <w:rPr>
                <w:rFonts w:ascii="Times New Roman" w:eastAsia="Arial" w:hAnsi="Times New Roman" w:cs="Times New Roman"/>
                <w:b/>
                <w:color w:val="000000"/>
                <w:sz w:val="22"/>
                <w:szCs w:val="20"/>
              </w:rPr>
              <w:t>1984-1993</w:t>
            </w:r>
          </w:p>
        </w:tc>
        <w:tc>
          <w:tcPr>
            <w:tcW w:w="1397" w:type="dxa"/>
            <w:tcBorders>
              <w:top w:val="single" w:sz="12" w:space="0" w:color="595959" w:themeColor="text1" w:themeTint="A6"/>
              <w:left w:val="none" w:sz="0" w:space="0" w:color="000000"/>
              <w:bottom w:val="single" w:sz="12" w:space="0" w:color="595959" w:themeColor="text1" w:themeTint="A6"/>
              <w:right w:val="none" w:sz="0" w:space="0" w:color="000000"/>
            </w:tcBorders>
            <w:shd w:val="clear" w:color="auto" w:fill="F2F2F2" w:themeFill="background1" w:themeFillShade="F2"/>
            <w:tcMar>
              <w:top w:w="0" w:type="dxa"/>
              <w:left w:w="0" w:type="dxa"/>
              <w:bottom w:w="0" w:type="dxa"/>
              <w:right w:w="0" w:type="dxa"/>
            </w:tcMar>
            <w:vAlign w:val="center"/>
          </w:tcPr>
          <w:p w14:paraId="57DE30F8" w14:textId="77777777" w:rsidR="00847D3A" w:rsidRPr="00585790"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sz w:val="22"/>
                <w:szCs w:val="20"/>
              </w:rPr>
            </w:pPr>
            <w:r w:rsidRPr="00585790">
              <w:rPr>
                <w:rFonts w:ascii="Times New Roman" w:eastAsia="Arial" w:hAnsi="Times New Roman" w:cs="Times New Roman"/>
                <w:b/>
                <w:color w:val="000000"/>
                <w:sz w:val="22"/>
                <w:szCs w:val="20"/>
              </w:rPr>
              <w:t>1994-2003</w:t>
            </w:r>
          </w:p>
        </w:tc>
        <w:tc>
          <w:tcPr>
            <w:tcW w:w="1397" w:type="dxa"/>
            <w:tcBorders>
              <w:top w:val="single" w:sz="12" w:space="0" w:color="595959" w:themeColor="text1" w:themeTint="A6"/>
              <w:left w:val="none" w:sz="0" w:space="0" w:color="000000"/>
              <w:bottom w:val="single" w:sz="12" w:space="0" w:color="595959" w:themeColor="text1" w:themeTint="A6"/>
              <w:right w:val="none" w:sz="0" w:space="0" w:color="000000"/>
            </w:tcBorders>
            <w:shd w:val="clear" w:color="auto" w:fill="FFFFFF"/>
            <w:tcMar>
              <w:top w:w="0" w:type="dxa"/>
              <w:left w:w="0" w:type="dxa"/>
              <w:bottom w:w="0" w:type="dxa"/>
              <w:right w:w="0" w:type="dxa"/>
            </w:tcMar>
            <w:vAlign w:val="center"/>
          </w:tcPr>
          <w:p w14:paraId="02098386" w14:textId="77777777" w:rsidR="00847D3A" w:rsidRPr="00585790"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sz w:val="22"/>
                <w:szCs w:val="20"/>
              </w:rPr>
            </w:pPr>
            <w:r w:rsidRPr="00585790">
              <w:rPr>
                <w:rFonts w:ascii="Times New Roman" w:eastAsia="Arial" w:hAnsi="Times New Roman" w:cs="Times New Roman"/>
                <w:b/>
                <w:color w:val="000000"/>
                <w:sz w:val="22"/>
                <w:szCs w:val="20"/>
              </w:rPr>
              <w:t>2004-2013</w:t>
            </w:r>
          </w:p>
        </w:tc>
        <w:tc>
          <w:tcPr>
            <w:tcW w:w="1397" w:type="dxa"/>
            <w:tcBorders>
              <w:top w:val="single" w:sz="12" w:space="0" w:color="595959" w:themeColor="text1" w:themeTint="A6"/>
              <w:left w:val="none" w:sz="0" w:space="0" w:color="000000"/>
              <w:bottom w:val="single" w:sz="12" w:space="0" w:color="595959" w:themeColor="text1" w:themeTint="A6"/>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42074E99" w14:textId="77777777" w:rsidR="00847D3A" w:rsidRPr="00585790"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sz w:val="22"/>
                <w:szCs w:val="20"/>
              </w:rPr>
            </w:pPr>
            <w:r w:rsidRPr="00585790">
              <w:rPr>
                <w:rFonts w:ascii="Times New Roman" w:eastAsia="Arial" w:hAnsi="Times New Roman" w:cs="Times New Roman"/>
                <w:b/>
                <w:color w:val="000000"/>
                <w:sz w:val="22"/>
                <w:szCs w:val="20"/>
              </w:rPr>
              <w:t>2014-2023</w:t>
            </w:r>
          </w:p>
        </w:tc>
        <w:tc>
          <w:tcPr>
            <w:tcW w:w="1398" w:type="dxa"/>
            <w:tcBorders>
              <w:top w:val="single" w:sz="12" w:space="0" w:color="595959" w:themeColor="text1" w:themeTint="A6"/>
              <w:left w:val="single" w:sz="12" w:space="0" w:color="595959" w:themeColor="text1" w:themeTint="A6"/>
              <w:bottom w:val="single" w:sz="12" w:space="0" w:color="595959" w:themeColor="text1" w:themeTint="A6"/>
            </w:tcBorders>
            <w:shd w:val="clear" w:color="auto" w:fill="FFFFFF" w:themeFill="background1"/>
            <w:vAlign w:val="center"/>
          </w:tcPr>
          <w:p w14:paraId="2D5F0FCA" w14:textId="77777777" w:rsidR="00847D3A" w:rsidRPr="000670B4" w:rsidRDefault="00847D3A" w:rsidP="00E35157">
            <w:pPr>
              <w:spacing w:before="100" w:after="100"/>
              <w:jc w:val="center"/>
              <w:rPr>
                <w:rFonts w:ascii="Times New Roman" w:hAnsi="Times New Roman" w:cs="Times New Roman"/>
                <w:b/>
                <w:sz w:val="22"/>
                <w:szCs w:val="22"/>
              </w:rPr>
            </w:pPr>
            <w:r w:rsidRPr="000670B4">
              <w:rPr>
                <w:rFonts w:ascii="Times New Roman" w:hAnsi="Times New Roman" w:cs="Times New Roman"/>
                <w:b/>
                <w:sz w:val="22"/>
                <w:szCs w:val="22"/>
              </w:rPr>
              <w:t>all time</w:t>
            </w:r>
          </w:p>
        </w:tc>
      </w:tr>
      <w:tr w:rsidR="00EB7F07" w:rsidRPr="00585790" w14:paraId="68D007D1" w14:textId="77777777" w:rsidTr="00EB7F07">
        <w:trPr>
          <w:jc w:val="center"/>
        </w:trPr>
        <w:tc>
          <w:tcPr>
            <w:tcW w:w="1397" w:type="dxa"/>
            <w:tcBorders>
              <w:top w:val="single" w:sz="12" w:space="0" w:color="595959" w:themeColor="text1" w:themeTint="A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292DE"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heart rate</w:t>
            </w:r>
          </w:p>
        </w:tc>
        <w:tc>
          <w:tcPr>
            <w:tcW w:w="1397" w:type="dxa"/>
            <w:tcBorders>
              <w:top w:val="single" w:sz="12" w:space="0" w:color="595959" w:themeColor="text1" w:themeTint="A6"/>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3E39263D"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heart rate</w:t>
            </w:r>
          </w:p>
        </w:tc>
        <w:tc>
          <w:tcPr>
            <w:tcW w:w="1397" w:type="dxa"/>
            <w:tcBorders>
              <w:top w:val="single" w:sz="12" w:space="0" w:color="595959" w:themeColor="text1" w:themeTint="A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CD8F7"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ERP</w:t>
            </w:r>
          </w:p>
        </w:tc>
        <w:tc>
          <w:tcPr>
            <w:tcW w:w="1397" w:type="dxa"/>
            <w:tcBorders>
              <w:top w:val="single" w:sz="12" w:space="0" w:color="595959" w:themeColor="text1" w:themeTint="A6"/>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1D9C374D"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ERP</w:t>
            </w:r>
          </w:p>
        </w:tc>
        <w:tc>
          <w:tcPr>
            <w:tcW w:w="1397" w:type="dxa"/>
            <w:tcBorders>
              <w:top w:val="single" w:sz="12" w:space="0" w:color="595959" w:themeColor="text1" w:themeTint="A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247F6"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ERP</w:t>
            </w:r>
          </w:p>
        </w:tc>
        <w:tc>
          <w:tcPr>
            <w:tcW w:w="1397" w:type="dxa"/>
            <w:tcBorders>
              <w:top w:val="single" w:sz="12" w:space="0" w:color="595959" w:themeColor="text1" w:themeTint="A6"/>
              <w:left w:val="none" w:sz="0" w:space="0" w:color="000000"/>
              <w:bottom w:val="none" w:sz="0" w:space="0" w:color="000000"/>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2B8F6AAE"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ERP</w:t>
            </w:r>
          </w:p>
        </w:tc>
        <w:tc>
          <w:tcPr>
            <w:tcW w:w="1398" w:type="dxa"/>
            <w:tcBorders>
              <w:top w:val="single" w:sz="12" w:space="0" w:color="595959" w:themeColor="text1" w:themeTint="A6"/>
              <w:left w:val="single" w:sz="12" w:space="0" w:color="595959" w:themeColor="text1" w:themeTint="A6"/>
              <w:bottom w:val="none" w:sz="0" w:space="0" w:color="000000"/>
            </w:tcBorders>
            <w:shd w:val="clear" w:color="auto" w:fill="FFFFFF" w:themeFill="background1"/>
            <w:vAlign w:val="center"/>
          </w:tcPr>
          <w:p w14:paraId="37FC6589"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ERP</w:t>
            </w:r>
          </w:p>
        </w:tc>
      </w:tr>
      <w:tr w:rsidR="00EB7F07" w:rsidRPr="00585790" w14:paraId="6D21A96D" w14:textId="77777777" w:rsidTr="00EB7F07">
        <w:trPr>
          <w:jc w:val="center"/>
        </w:trPr>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8CEF8"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sleep</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25B8C51B"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sleep</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5B73"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cardiovascular</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70B71EEB"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attention</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A1CE6"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attention</w:t>
            </w:r>
          </w:p>
        </w:tc>
        <w:tc>
          <w:tcPr>
            <w:tcW w:w="1397" w:type="dxa"/>
            <w:tcBorders>
              <w:top w:val="none" w:sz="0" w:space="0" w:color="000000"/>
              <w:left w:val="none" w:sz="0" w:space="0" w:color="000000"/>
              <w:bottom w:val="none" w:sz="0" w:space="0" w:color="000000"/>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36A38364"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emotion</w:t>
            </w:r>
          </w:p>
        </w:tc>
        <w:tc>
          <w:tcPr>
            <w:tcW w:w="1398" w:type="dxa"/>
            <w:tcBorders>
              <w:top w:val="none" w:sz="0" w:space="0" w:color="000000"/>
              <w:left w:val="single" w:sz="12" w:space="0" w:color="595959" w:themeColor="text1" w:themeTint="A6"/>
              <w:bottom w:val="none" w:sz="0" w:space="0" w:color="000000"/>
            </w:tcBorders>
            <w:shd w:val="clear" w:color="auto" w:fill="FFFFFF" w:themeFill="background1"/>
            <w:vAlign w:val="center"/>
          </w:tcPr>
          <w:p w14:paraId="39F45305"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attention</w:t>
            </w:r>
          </w:p>
        </w:tc>
      </w:tr>
      <w:tr w:rsidR="00EB7F07" w:rsidRPr="00585790" w14:paraId="16B57DD2" w14:textId="77777777" w:rsidTr="00EB7F07">
        <w:trPr>
          <w:jc w:val="center"/>
        </w:trPr>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DA6CB"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conditioning</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6CA49EAC"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electrodermal</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82007"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sleep</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6FA1639D"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cardiovascular</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76B49"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emotion</w:t>
            </w:r>
          </w:p>
        </w:tc>
        <w:tc>
          <w:tcPr>
            <w:tcW w:w="1397" w:type="dxa"/>
            <w:tcBorders>
              <w:top w:val="none" w:sz="0" w:space="0" w:color="000000"/>
              <w:left w:val="none" w:sz="0" w:space="0" w:color="000000"/>
              <w:bottom w:val="none" w:sz="0" w:space="0" w:color="000000"/>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095B93A2"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neural</w:t>
            </w:r>
          </w:p>
        </w:tc>
        <w:tc>
          <w:tcPr>
            <w:tcW w:w="1398" w:type="dxa"/>
            <w:tcBorders>
              <w:top w:val="none" w:sz="0" w:space="0" w:color="000000"/>
              <w:left w:val="single" w:sz="12" w:space="0" w:color="595959" w:themeColor="text1" w:themeTint="A6"/>
              <w:bottom w:val="none" w:sz="0" w:space="0" w:color="000000"/>
            </w:tcBorders>
            <w:shd w:val="clear" w:color="auto" w:fill="FFFFFF" w:themeFill="background1"/>
            <w:vAlign w:val="center"/>
          </w:tcPr>
          <w:p w14:paraId="193B659A"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emotion</w:t>
            </w:r>
          </w:p>
        </w:tc>
      </w:tr>
      <w:tr w:rsidR="00EB7F07" w:rsidRPr="00585790" w14:paraId="7C001591" w14:textId="77777777" w:rsidTr="00EB7F07">
        <w:trPr>
          <w:jc w:val="center"/>
        </w:trPr>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88F98"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autonomic</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1C999DCD"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feedback</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7844F"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P300</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6EABA56F"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P300</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69241"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electro-physiological</w:t>
            </w:r>
          </w:p>
        </w:tc>
        <w:tc>
          <w:tcPr>
            <w:tcW w:w="1397" w:type="dxa"/>
            <w:tcBorders>
              <w:top w:val="none" w:sz="0" w:space="0" w:color="000000"/>
              <w:left w:val="none" w:sz="0" w:space="0" w:color="000000"/>
              <w:bottom w:val="none" w:sz="0" w:space="0" w:color="000000"/>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13559611"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attention</w:t>
            </w:r>
          </w:p>
        </w:tc>
        <w:tc>
          <w:tcPr>
            <w:tcW w:w="1398" w:type="dxa"/>
            <w:tcBorders>
              <w:top w:val="none" w:sz="0" w:space="0" w:color="000000"/>
              <w:left w:val="single" w:sz="12" w:space="0" w:color="595959" w:themeColor="text1" w:themeTint="A6"/>
              <w:bottom w:val="none" w:sz="0" w:space="0" w:color="000000"/>
            </w:tcBorders>
            <w:shd w:val="clear" w:color="auto" w:fill="FFFFFF" w:themeFill="background1"/>
            <w:vAlign w:val="center"/>
          </w:tcPr>
          <w:p w14:paraId="556AC478"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heart rate</w:t>
            </w:r>
          </w:p>
        </w:tc>
      </w:tr>
      <w:tr w:rsidR="00EB7F07" w:rsidRPr="00585790" w14:paraId="1566C67C" w14:textId="77777777" w:rsidTr="00EB7F07">
        <w:trPr>
          <w:jc w:val="center"/>
        </w:trPr>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8640C"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orienting</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3632EA51"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function</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3E39D"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behavior</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5F4FF518"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human</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A8B9D"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cognition</w:t>
            </w:r>
          </w:p>
        </w:tc>
        <w:tc>
          <w:tcPr>
            <w:tcW w:w="1397" w:type="dxa"/>
            <w:tcBorders>
              <w:top w:val="none" w:sz="0" w:space="0" w:color="000000"/>
              <w:left w:val="none" w:sz="0" w:space="0" w:color="000000"/>
              <w:bottom w:val="none" w:sz="0" w:space="0" w:color="000000"/>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0D4ABD1C"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behavior</w:t>
            </w:r>
          </w:p>
        </w:tc>
        <w:tc>
          <w:tcPr>
            <w:tcW w:w="1398" w:type="dxa"/>
            <w:tcBorders>
              <w:top w:val="none" w:sz="0" w:space="0" w:color="000000"/>
              <w:left w:val="single" w:sz="12" w:space="0" w:color="595959" w:themeColor="text1" w:themeTint="A6"/>
              <w:bottom w:val="none" w:sz="0" w:space="0" w:color="000000"/>
            </w:tcBorders>
            <w:shd w:val="clear" w:color="auto" w:fill="FFFFFF" w:themeFill="background1"/>
            <w:vAlign w:val="center"/>
          </w:tcPr>
          <w:p w14:paraId="0745A20F"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cardiovascular</w:t>
            </w:r>
          </w:p>
        </w:tc>
      </w:tr>
      <w:tr w:rsidR="00EB7F07" w:rsidRPr="00585790" w14:paraId="574D991C" w14:textId="77777777" w:rsidTr="00EB7F07">
        <w:trPr>
          <w:jc w:val="center"/>
        </w:trPr>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93CE5"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cardiac</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0301D95D"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EEG</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C72CA"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heart rate</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07CC9D75"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emotion</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15577"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perception</w:t>
            </w:r>
          </w:p>
        </w:tc>
        <w:tc>
          <w:tcPr>
            <w:tcW w:w="1397" w:type="dxa"/>
            <w:tcBorders>
              <w:top w:val="none" w:sz="0" w:space="0" w:color="000000"/>
              <w:left w:val="none" w:sz="0" w:space="0" w:color="000000"/>
              <w:bottom w:val="none" w:sz="0" w:space="0" w:color="000000"/>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46F88667"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cognition</w:t>
            </w:r>
          </w:p>
        </w:tc>
        <w:tc>
          <w:tcPr>
            <w:tcW w:w="1398" w:type="dxa"/>
            <w:tcBorders>
              <w:top w:val="none" w:sz="0" w:space="0" w:color="000000"/>
              <w:left w:val="single" w:sz="12" w:space="0" w:color="595959" w:themeColor="text1" w:themeTint="A6"/>
              <w:bottom w:val="none" w:sz="0" w:space="0" w:color="000000"/>
            </w:tcBorders>
            <w:shd w:val="clear" w:color="auto" w:fill="FFFFFF" w:themeFill="background1"/>
            <w:vAlign w:val="center"/>
          </w:tcPr>
          <w:p w14:paraId="474904E5"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EEG</w:t>
            </w:r>
          </w:p>
        </w:tc>
      </w:tr>
      <w:tr w:rsidR="00EB7F07" w:rsidRPr="00585790" w14:paraId="17CB55AB" w14:textId="77777777" w:rsidTr="00EB7F07">
        <w:trPr>
          <w:jc w:val="center"/>
        </w:trPr>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7B1CB"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electrodermal</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776CA4CA"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autonomic</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AD6BE"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blood pressure</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3B0CE627"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memory</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649AB"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auditory</w:t>
            </w:r>
          </w:p>
        </w:tc>
        <w:tc>
          <w:tcPr>
            <w:tcW w:w="1397" w:type="dxa"/>
            <w:tcBorders>
              <w:top w:val="none" w:sz="0" w:space="0" w:color="000000"/>
              <w:left w:val="none" w:sz="0" w:space="0" w:color="000000"/>
              <w:bottom w:val="none" w:sz="0" w:space="0" w:color="000000"/>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35A52DB7"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EEG</w:t>
            </w:r>
          </w:p>
        </w:tc>
        <w:tc>
          <w:tcPr>
            <w:tcW w:w="1398" w:type="dxa"/>
            <w:tcBorders>
              <w:top w:val="none" w:sz="0" w:space="0" w:color="000000"/>
              <w:left w:val="single" w:sz="12" w:space="0" w:color="595959" w:themeColor="text1" w:themeTint="A6"/>
              <w:bottom w:val="none" w:sz="0" w:space="0" w:color="000000"/>
            </w:tcBorders>
            <w:shd w:val="clear" w:color="auto" w:fill="FFFFFF" w:themeFill="background1"/>
            <w:vAlign w:val="center"/>
          </w:tcPr>
          <w:p w14:paraId="1CD7A46B"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cognition</w:t>
            </w:r>
          </w:p>
        </w:tc>
      </w:tr>
      <w:tr w:rsidR="00EB7F07" w:rsidRPr="00585790" w14:paraId="6F068043" w14:textId="77777777" w:rsidTr="00EB7F07">
        <w:trPr>
          <w:jc w:val="center"/>
        </w:trPr>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24ED2"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time</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63B6B5FD"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cardiac</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093BB"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electrodermal</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40E0718F"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schizophrenia</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141E7"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neural</w:t>
            </w:r>
          </w:p>
        </w:tc>
        <w:tc>
          <w:tcPr>
            <w:tcW w:w="1397" w:type="dxa"/>
            <w:tcBorders>
              <w:top w:val="none" w:sz="0" w:space="0" w:color="000000"/>
              <w:left w:val="none" w:sz="0" w:space="0" w:color="000000"/>
              <w:bottom w:val="none" w:sz="0" w:space="0" w:color="000000"/>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7CFA3BA4"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control</w:t>
            </w:r>
          </w:p>
        </w:tc>
        <w:tc>
          <w:tcPr>
            <w:tcW w:w="1398" w:type="dxa"/>
            <w:tcBorders>
              <w:top w:val="none" w:sz="0" w:space="0" w:color="000000"/>
              <w:left w:val="single" w:sz="12" w:space="0" w:color="595959" w:themeColor="text1" w:themeTint="A6"/>
              <w:bottom w:val="none" w:sz="0" w:space="0" w:color="000000"/>
            </w:tcBorders>
            <w:shd w:val="clear" w:color="auto" w:fill="FFFFFF" w:themeFill="background1"/>
            <w:vAlign w:val="center"/>
          </w:tcPr>
          <w:p w14:paraId="26CF052E"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behavior</w:t>
            </w:r>
          </w:p>
        </w:tc>
      </w:tr>
      <w:tr w:rsidR="00EB7F07" w:rsidRPr="00585790" w14:paraId="43041FBF" w14:textId="77777777" w:rsidTr="00EB7F07">
        <w:trPr>
          <w:jc w:val="center"/>
        </w:trPr>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38046"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EEG</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550CFA09"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conditioning</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107BB"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human</w:t>
            </w:r>
          </w:p>
        </w:tc>
        <w:tc>
          <w:tcPr>
            <w:tcW w:w="1397" w:type="dxa"/>
            <w:tcBorders>
              <w:top w:val="none" w:sz="0" w:space="0" w:color="000000"/>
              <w:left w:val="none" w:sz="0" w:space="0" w:color="000000"/>
              <w:bottom w:val="none" w:sz="0" w:space="0" w:color="000000"/>
              <w:right w:val="none" w:sz="0" w:space="0" w:color="000000"/>
            </w:tcBorders>
            <w:shd w:val="clear" w:color="auto" w:fill="F2F2F2" w:themeFill="background1" w:themeFillShade="F2"/>
            <w:tcMar>
              <w:top w:w="0" w:type="dxa"/>
              <w:left w:w="0" w:type="dxa"/>
              <w:bottom w:w="0" w:type="dxa"/>
              <w:right w:w="0" w:type="dxa"/>
            </w:tcMar>
            <w:vAlign w:val="center"/>
          </w:tcPr>
          <w:p w14:paraId="6CF27051"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heart rate</w:t>
            </w:r>
          </w:p>
        </w:tc>
        <w:tc>
          <w:tcPr>
            <w:tcW w:w="13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BB61C"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P300</w:t>
            </w:r>
          </w:p>
        </w:tc>
        <w:tc>
          <w:tcPr>
            <w:tcW w:w="1397" w:type="dxa"/>
            <w:tcBorders>
              <w:top w:val="none" w:sz="0" w:space="0" w:color="000000"/>
              <w:left w:val="none" w:sz="0" w:space="0" w:color="000000"/>
              <w:bottom w:val="none" w:sz="0" w:space="0" w:color="000000"/>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41160C31"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electro-physiological</w:t>
            </w:r>
          </w:p>
        </w:tc>
        <w:tc>
          <w:tcPr>
            <w:tcW w:w="1398" w:type="dxa"/>
            <w:tcBorders>
              <w:top w:val="none" w:sz="0" w:space="0" w:color="000000"/>
              <w:left w:val="single" w:sz="12" w:space="0" w:color="595959" w:themeColor="text1" w:themeTint="A6"/>
              <w:bottom w:val="none" w:sz="0" w:space="0" w:color="000000"/>
            </w:tcBorders>
            <w:shd w:val="clear" w:color="auto" w:fill="FFFFFF" w:themeFill="background1"/>
            <w:vAlign w:val="center"/>
          </w:tcPr>
          <w:p w14:paraId="05DE7A3D"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sleep</w:t>
            </w:r>
          </w:p>
        </w:tc>
      </w:tr>
      <w:tr w:rsidR="00847D3A" w:rsidRPr="00585790" w14:paraId="3D8EFEA0" w14:textId="77777777" w:rsidTr="00EB7F07">
        <w:trPr>
          <w:jc w:val="center"/>
        </w:trPr>
        <w:tc>
          <w:tcPr>
            <w:tcW w:w="1397" w:type="dxa"/>
            <w:tcBorders>
              <w:top w:val="none" w:sz="0" w:space="0" w:color="000000"/>
              <w:left w:val="none" w:sz="0" w:space="0" w:color="000000"/>
              <w:bottom w:val="single" w:sz="12" w:space="0" w:color="595959" w:themeColor="text1" w:themeTint="A6"/>
              <w:right w:val="none" w:sz="0" w:space="0" w:color="000000"/>
            </w:tcBorders>
            <w:shd w:val="clear" w:color="auto" w:fill="FFFFFF"/>
            <w:tcMar>
              <w:top w:w="0" w:type="dxa"/>
              <w:left w:w="0" w:type="dxa"/>
              <w:bottom w:w="0" w:type="dxa"/>
              <w:right w:w="0" w:type="dxa"/>
            </w:tcMar>
            <w:vAlign w:val="center"/>
          </w:tcPr>
          <w:p w14:paraId="1042B4F6"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human</w:t>
            </w:r>
          </w:p>
        </w:tc>
        <w:tc>
          <w:tcPr>
            <w:tcW w:w="1397" w:type="dxa"/>
            <w:tcBorders>
              <w:top w:val="none" w:sz="0" w:space="0" w:color="000000"/>
              <w:left w:val="none" w:sz="0" w:space="0" w:color="000000"/>
              <w:bottom w:val="single" w:sz="12" w:space="0" w:color="595959" w:themeColor="text1" w:themeTint="A6"/>
              <w:right w:val="none" w:sz="0" w:space="0" w:color="000000"/>
            </w:tcBorders>
            <w:shd w:val="clear" w:color="auto" w:fill="F2F2F2" w:themeFill="background1" w:themeFillShade="F2"/>
            <w:tcMar>
              <w:top w:w="0" w:type="dxa"/>
              <w:left w:w="0" w:type="dxa"/>
              <w:bottom w:w="0" w:type="dxa"/>
              <w:right w:w="0" w:type="dxa"/>
            </w:tcMar>
            <w:vAlign w:val="center"/>
          </w:tcPr>
          <w:p w14:paraId="6A24FB49"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habituation</w:t>
            </w:r>
          </w:p>
        </w:tc>
        <w:tc>
          <w:tcPr>
            <w:tcW w:w="1397" w:type="dxa"/>
            <w:tcBorders>
              <w:top w:val="none" w:sz="0" w:space="0" w:color="000000"/>
              <w:left w:val="none" w:sz="0" w:space="0" w:color="000000"/>
              <w:bottom w:val="single" w:sz="12" w:space="0" w:color="595959" w:themeColor="text1" w:themeTint="A6"/>
              <w:right w:val="none" w:sz="0" w:space="0" w:color="000000"/>
            </w:tcBorders>
            <w:shd w:val="clear" w:color="auto" w:fill="FFFFFF"/>
            <w:tcMar>
              <w:top w:w="0" w:type="dxa"/>
              <w:left w:w="0" w:type="dxa"/>
              <w:bottom w:w="0" w:type="dxa"/>
              <w:right w:w="0" w:type="dxa"/>
            </w:tcMar>
            <w:vAlign w:val="center"/>
          </w:tcPr>
          <w:p w14:paraId="27C90905"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attention</w:t>
            </w:r>
          </w:p>
        </w:tc>
        <w:tc>
          <w:tcPr>
            <w:tcW w:w="1397" w:type="dxa"/>
            <w:tcBorders>
              <w:top w:val="none" w:sz="0" w:space="0" w:color="000000"/>
              <w:left w:val="none" w:sz="0" w:space="0" w:color="000000"/>
              <w:bottom w:val="single" w:sz="12" w:space="0" w:color="595959" w:themeColor="text1" w:themeTint="A6"/>
              <w:right w:val="none" w:sz="0" w:space="0" w:color="000000"/>
            </w:tcBorders>
            <w:shd w:val="clear" w:color="auto" w:fill="F2F2F2" w:themeFill="background1" w:themeFillShade="F2"/>
            <w:tcMar>
              <w:top w:w="0" w:type="dxa"/>
              <w:left w:w="0" w:type="dxa"/>
              <w:bottom w:w="0" w:type="dxa"/>
              <w:right w:w="0" w:type="dxa"/>
            </w:tcMar>
            <w:vAlign w:val="center"/>
          </w:tcPr>
          <w:p w14:paraId="666BD510"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visual</w:t>
            </w:r>
          </w:p>
        </w:tc>
        <w:tc>
          <w:tcPr>
            <w:tcW w:w="1397" w:type="dxa"/>
            <w:tcBorders>
              <w:top w:val="none" w:sz="0" w:space="0" w:color="000000"/>
              <w:left w:val="none" w:sz="0" w:space="0" w:color="000000"/>
              <w:bottom w:val="single" w:sz="12" w:space="0" w:color="595959" w:themeColor="text1" w:themeTint="A6"/>
              <w:right w:val="none" w:sz="0" w:space="0" w:color="000000"/>
            </w:tcBorders>
            <w:shd w:val="clear" w:color="auto" w:fill="FFFFFF"/>
            <w:tcMar>
              <w:top w:w="0" w:type="dxa"/>
              <w:left w:w="0" w:type="dxa"/>
              <w:bottom w:w="0" w:type="dxa"/>
              <w:right w:w="0" w:type="dxa"/>
            </w:tcMar>
            <w:vAlign w:val="center"/>
          </w:tcPr>
          <w:p w14:paraId="51D9B542"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cardiovascular</w:t>
            </w:r>
          </w:p>
        </w:tc>
        <w:tc>
          <w:tcPr>
            <w:tcW w:w="1397" w:type="dxa"/>
            <w:tcBorders>
              <w:top w:val="none" w:sz="0" w:space="0" w:color="000000"/>
              <w:left w:val="none" w:sz="0" w:space="0" w:color="000000"/>
              <w:bottom w:val="single" w:sz="12" w:space="0" w:color="595959" w:themeColor="text1" w:themeTint="A6"/>
              <w:right w:val="single" w:sz="12" w:space="0" w:color="595959" w:themeColor="text1" w:themeTint="A6"/>
            </w:tcBorders>
            <w:shd w:val="clear" w:color="auto" w:fill="F2F2F2" w:themeFill="background1" w:themeFillShade="F2"/>
            <w:tcMar>
              <w:top w:w="0" w:type="dxa"/>
              <w:left w:w="0" w:type="dxa"/>
              <w:bottom w:w="0" w:type="dxa"/>
              <w:right w:w="0" w:type="dxa"/>
            </w:tcMar>
            <w:vAlign w:val="center"/>
          </w:tcPr>
          <w:p w14:paraId="280B74C7" w14:textId="77777777" w:rsidR="00847D3A" w:rsidRPr="000670B4" w:rsidRDefault="00847D3A" w:rsidP="00E3515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0670B4">
              <w:rPr>
                <w:rFonts w:ascii="Times New Roman" w:eastAsia="Arial" w:hAnsi="Times New Roman" w:cs="Times New Roman"/>
                <w:color w:val="000000"/>
                <w:sz w:val="20"/>
                <w:szCs w:val="20"/>
              </w:rPr>
              <w:t>adult</w:t>
            </w:r>
          </w:p>
        </w:tc>
        <w:tc>
          <w:tcPr>
            <w:tcW w:w="1398" w:type="dxa"/>
            <w:tcBorders>
              <w:top w:val="none" w:sz="0" w:space="0" w:color="000000"/>
              <w:left w:val="single" w:sz="12" w:space="0" w:color="595959" w:themeColor="text1" w:themeTint="A6"/>
              <w:bottom w:val="single" w:sz="12" w:space="0" w:color="595959" w:themeColor="text1" w:themeTint="A6"/>
            </w:tcBorders>
            <w:shd w:val="clear" w:color="auto" w:fill="FFFFFF" w:themeFill="background1"/>
            <w:vAlign w:val="center"/>
          </w:tcPr>
          <w:p w14:paraId="5A8BBAED" w14:textId="77777777" w:rsidR="00847D3A" w:rsidRPr="000670B4" w:rsidRDefault="00847D3A" w:rsidP="00E35157">
            <w:pPr>
              <w:spacing w:before="100" w:after="100"/>
              <w:jc w:val="center"/>
              <w:rPr>
                <w:rFonts w:ascii="Times New Roman" w:hAnsi="Times New Roman" w:cs="Times New Roman"/>
                <w:sz w:val="20"/>
                <w:szCs w:val="20"/>
              </w:rPr>
            </w:pPr>
            <w:r w:rsidRPr="000670B4">
              <w:rPr>
                <w:rFonts w:ascii="Times New Roman" w:hAnsi="Times New Roman" w:cs="Times New Roman"/>
                <w:sz w:val="20"/>
                <w:szCs w:val="20"/>
              </w:rPr>
              <w:t>visual</w:t>
            </w:r>
          </w:p>
        </w:tc>
      </w:tr>
    </w:tbl>
    <w:p w14:paraId="3B6CCDF2" w14:textId="395C9597" w:rsidR="00EF7A63" w:rsidRPr="00EF7A63" w:rsidRDefault="00EF7A63" w:rsidP="002878BE">
      <w:pPr>
        <w:spacing w:line="360" w:lineRule="auto"/>
        <w:jc w:val="both"/>
        <w:rPr>
          <w:rFonts w:ascii="Times New Roman" w:hAnsi="Times New Roman" w:cs="Times New Roman"/>
          <w:i/>
        </w:rPr>
      </w:pPr>
      <w:r>
        <w:rPr>
          <w:rFonts w:ascii="Times New Roman" w:hAnsi="Times New Roman" w:cs="Times New Roman"/>
          <w:i/>
        </w:rPr>
        <w:t xml:space="preserve">Note. </w:t>
      </w:r>
      <w:commentRangeStart w:id="33"/>
      <w:r>
        <w:rPr>
          <w:rFonts w:ascii="Times New Roman" w:hAnsi="Times New Roman" w:cs="Times New Roman"/>
          <w:i/>
        </w:rPr>
        <w:t xml:space="preserve">Top 10 </w:t>
      </w:r>
      <w:commentRangeEnd w:id="33"/>
      <w:r w:rsidR="00847D3A">
        <w:rPr>
          <w:rStyle w:val="Kommentarzeichen"/>
        </w:rPr>
        <w:commentReference w:id="33"/>
      </w:r>
      <w:r>
        <w:rPr>
          <w:rFonts w:ascii="Times New Roman" w:hAnsi="Times New Roman" w:cs="Times New Roman"/>
          <w:i/>
        </w:rPr>
        <w:t xml:space="preserve">key terms for each decade </w:t>
      </w:r>
      <w:r w:rsidR="00EB7F07">
        <w:rPr>
          <w:rFonts w:ascii="Times New Roman" w:hAnsi="Times New Roman" w:cs="Times New Roman"/>
          <w:i/>
        </w:rPr>
        <w:t xml:space="preserve">and for all time </w:t>
      </w:r>
      <w:r>
        <w:rPr>
          <w:rFonts w:ascii="Times New Roman" w:hAnsi="Times New Roman" w:cs="Times New Roman"/>
          <w:i/>
        </w:rPr>
        <w:t xml:space="preserve">in descending order of </w:t>
      </w:r>
      <w:r w:rsidR="00AA0867">
        <w:rPr>
          <w:rFonts w:ascii="Times New Roman" w:hAnsi="Times New Roman" w:cs="Times New Roman"/>
          <w:i/>
        </w:rPr>
        <w:t>frequency</w:t>
      </w:r>
      <w:r w:rsidR="00985B96">
        <w:rPr>
          <w:rFonts w:ascii="Times New Roman" w:hAnsi="Times New Roman" w:cs="Times New Roman"/>
          <w:i/>
        </w:rPr>
        <w:t>.</w:t>
      </w:r>
    </w:p>
    <w:p w14:paraId="4168438F" w14:textId="2FC496F4" w:rsidR="00EF7A63" w:rsidRDefault="00EF7A63" w:rsidP="002878BE">
      <w:pPr>
        <w:spacing w:line="360" w:lineRule="auto"/>
        <w:jc w:val="both"/>
        <w:rPr>
          <w:rFonts w:ascii="Times New Roman" w:hAnsi="Times New Roman" w:cs="Times New Roman"/>
        </w:rPr>
      </w:pPr>
    </w:p>
    <w:p w14:paraId="786395A7" w14:textId="77777777" w:rsidR="00AD6DFC" w:rsidRDefault="00AD6DFC" w:rsidP="002878BE">
      <w:pPr>
        <w:spacing w:line="360" w:lineRule="auto"/>
        <w:jc w:val="both"/>
        <w:rPr>
          <w:rFonts w:ascii="Times New Roman" w:hAnsi="Times New Roman" w:cs="Times New Roman"/>
        </w:rPr>
      </w:pPr>
    </w:p>
    <w:p w14:paraId="23DFDE84" w14:textId="7E851FF6" w:rsidR="008066F0" w:rsidRDefault="00AD6DFC" w:rsidP="002878BE">
      <w:pPr>
        <w:spacing w:line="360" w:lineRule="auto"/>
        <w:jc w:val="both"/>
        <w:rPr>
          <w:rFonts w:ascii="Times New Roman" w:hAnsi="Times New Roman" w:cs="Times New Roman"/>
        </w:rPr>
      </w:pPr>
      <w:r>
        <w:rPr>
          <w:rFonts w:ascii="Times New Roman" w:hAnsi="Times New Roman" w:cs="Times New Roman"/>
        </w:rPr>
        <w:t>To get a different perspective on key term trends over time, we extracted the 50 most frequent terms of all time and plotted the median publication year of all articles using it as well as their 25</w:t>
      </w:r>
      <w:r w:rsidRPr="00AD6DFC">
        <w:rPr>
          <w:rFonts w:ascii="Times New Roman" w:hAnsi="Times New Roman" w:cs="Times New Roman"/>
          <w:vertAlign w:val="superscript"/>
        </w:rPr>
        <w:t>th</w:t>
      </w:r>
      <w:r>
        <w:rPr>
          <w:rFonts w:ascii="Times New Roman" w:hAnsi="Times New Roman" w:cs="Times New Roman"/>
        </w:rPr>
        <w:t xml:space="preserve"> and 75</w:t>
      </w:r>
      <w:r w:rsidRPr="00AD6DFC">
        <w:rPr>
          <w:rFonts w:ascii="Times New Roman" w:hAnsi="Times New Roman" w:cs="Times New Roman"/>
          <w:vertAlign w:val="superscript"/>
        </w:rPr>
        <w:t>th</w:t>
      </w:r>
      <w:r>
        <w:rPr>
          <w:rFonts w:ascii="Times New Roman" w:hAnsi="Times New Roman" w:cs="Times New Roman"/>
        </w:rPr>
        <w:t xml:space="preserve"> percentiles (Figure X). </w:t>
      </w:r>
    </w:p>
    <w:p w14:paraId="32D42E86" w14:textId="20795473" w:rsidR="00583B73" w:rsidRPr="00583B73" w:rsidRDefault="00583B73" w:rsidP="00583B73">
      <w:pPr>
        <w:pStyle w:val="Beschriftung"/>
        <w:keepNext/>
        <w:jc w:val="both"/>
        <w:rPr>
          <w:b/>
          <w:i w:val="0"/>
        </w:rPr>
      </w:pPr>
      <w:r w:rsidRPr="00583B73">
        <w:rPr>
          <w:b/>
          <w:i w:val="0"/>
        </w:rPr>
        <w:lastRenderedPageBreak/>
        <w:t xml:space="preserve">Table </w:t>
      </w:r>
      <w:r w:rsidRPr="00583B73">
        <w:rPr>
          <w:b/>
          <w:i w:val="0"/>
        </w:rPr>
        <w:fldChar w:fldCharType="begin"/>
      </w:r>
      <w:r w:rsidRPr="00583B73">
        <w:rPr>
          <w:b/>
          <w:i w:val="0"/>
        </w:rPr>
        <w:instrText xml:space="preserve"> SEQ Table \* ARABIC </w:instrText>
      </w:r>
      <w:r w:rsidRPr="00583B73">
        <w:rPr>
          <w:b/>
          <w:i w:val="0"/>
        </w:rPr>
        <w:fldChar w:fldCharType="separate"/>
      </w:r>
      <w:r w:rsidR="00804CEC">
        <w:rPr>
          <w:b/>
          <w:i w:val="0"/>
          <w:noProof/>
        </w:rPr>
        <w:t>3</w:t>
      </w:r>
      <w:r w:rsidRPr="00583B73">
        <w:rPr>
          <w:b/>
          <w:i w:val="0"/>
        </w:rPr>
        <w:fldChar w:fldCharType="end"/>
      </w:r>
      <w:r w:rsidRPr="00583B73">
        <w:rPr>
          <w:b/>
          <w:i w:val="0"/>
        </w:rPr>
        <w:t xml:space="preserve">. </w:t>
      </w:r>
      <w:r w:rsidR="00804CEC">
        <w:rPr>
          <w:b/>
          <w:i w:val="0"/>
        </w:rPr>
        <w:t xml:space="preserve">Temporal distribution of most </w:t>
      </w:r>
      <w:r w:rsidR="00AD6DFC">
        <w:rPr>
          <w:b/>
          <w:i w:val="0"/>
        </w:rPr>
        <w:t>frequent</w:t>
      </w:r>
      <w:r w:rsidR="00804CEC">
        <w:rPr>
          <w:b/>
          <w:i w:val="0"/>
        </w:rPr>
        <w:t xml:space="preserve"> key terms</w:t>
      </w:r>
      <w:r w:rsidR="00AD6DFC">
        <w:rPr>
          <w:b/>
          <w:i w:val="0"/>
        </w:rPr>
        <w:t xml:space="preserve"> in article titles</w:t>
      </w:r>
      <w:r w:rsidR="00804CEC">
        <w:rPr>
          <w:b/>
          <w:i w:val="0"/>
        </w:rPr>
        <w:t>.</w:t>
      </w:r>
    </w:p>
    <w:commentRangeStart w:id="34"/>
    <w:p w14:paraId="25CA3194" w14:textId="363B2310" w:rsidR="00630013" w:rsidRDefault="00630013" w:rsidP="002878BE">
      <w:pPr>
        <w:spacing w:line="360" w:lineRule="auto"/>
        <w:jc w:val="both"/>
        <w:rPr>
          <w:rFonts w:ascii="Times New Roman" w:hAnsi="Times New Roman" w:cs="Times New Roman"/>
        </w:rPr>
      </w:pPr>
      <w:r>
        <w:rPr>
          <w:rFonts w:ascii="Times New Roman" w:hAnsi="Times New Roman" w:cs="Times New Roman"/>
        </w:rPr>
        <w:object w:dxaOrig="6108" w:dyaOrig="5136" w14:anchorId="72A61B2D">
          <v:shape id="_x0000_i1030" type="#_x0000_t75" style="width:455.45pt;height:382.9pt" o:ole="">
            <v:imagedata r:id="rId18" o:title=""/>
          </v:shape>
          <o:OLEObject Type="Embed" ProgID="Acrobat.Document.DC" ShapeID="_x0000_i1030" DrawAspect="Content" ObjectID="_1772750984" r:id="rId19"/>
        </w:object>
      </w:r>
      <w:commentRangeEnd w:id="34"/>
      <w:r w:rsidR="00AD6DFC">
        <w:rPr>
          <w:rStyle w:val="Kommentarzeichen"/>
        </w:rPr>
        <w:commentReference w:id="34"/>
      </w:r>
    </w:p>
    <w:p w14:paraId="15BCDADB" w14:textId="424696A7" w:rsidR="00804CEC" w:rsidRPr="00804CEC" w:rsidRDefault="00804CEC" w:rsidP="002878BE">
      <w:pPr>
        <w:spacing w:line="360" w:lineRule="auto"/>
        <w:jc w:val="both"/>
        <w:rPr>
          <w:rFonts w:ascii="Times New Roman" w:hAnsi="Times New Roman" w:cs="Times New Roman"/>
          <w:i/>
        </w:rPr>
      </w:pPr>
      <w:r>
        <w:rPr>
          <w:rFonts w:ascii="Times New Roman" w:hAnsi="Times New Roman" w:cs="Times New Roman"/>
          <w:i/>
        </w:rPr>
        <w:t xml:space="preserve">Note. Top 50 key terms from article titles in descending order of </w:t>
      </w:r>
      <w:r w:rsidR="00AA0867">
        <w:rPr>
          <w:rFonts w:ascii="Times New Roman" w:hAnsi="Times New Roman" w:cs="Times New Roman"/>
          <w:i/>
        </w:rPr>
        <w:t>frequency</w:t>
      </w:r>
      <w:r>
        <w:rPr>
          <w:rFonts w:ascii="Times New Roman" w:hAnsi="Times New Roman" w:cs="Times New Roman"/>
          <w:i/>
        </w:rPr>
        <w:t>. Dots indicate the median year of occurrences</w:t>
      </w:r>
      <w:r w:rsidR="00AD6DFC">
        <w:rPr>
          <w:rFonts w:ascii="Times New Roman" w:hAnsi="Times New Roman" w:cs="Times New Roman"/>
          <w:i/>
        </w:rPr>
        <w:t>;</w:t>
      </w:r>
      <w:r>
        <w:rPr>
          <w:rFonts w:ascii="Times New Roman" w:hAnsi="Times New Roman" w:cs="Times New Roman"/>
          <w:i/>
        </w:rPr>
        <w:t xml:space="preserve"> error bars span from the 25</w:t>
      </w:r>
      <w:r w:rsidRPr="00804CEC">
        <w:rPr>
          <w:rFonts w:ascii="Times New Roman" w:hAnsi="Times New Roman" w:cs="Times New Roman"/>
          <w:i/>
          <w:vertAlign w:val="superscript"/>
        </w:rPr>
        <w:t>th</w:t>
      </w:r>
      <w:r>
        <w:rPr>
          <w:rFonts w:ascii="Times New Roman" w:hAnsi="Times New Roman" w:cs="Times New Roman"/>
          <w:i/>
        </w:rPr>
        <w:t xml:space="preserve"> to the 75</w:t>
      </w:r>
      <w:r w:rsidRPr="00804CEC">
        <w:rPr>
          <w:rFonts w:ascii="Times New Roman" w:hAnsi="Times New Roman" w:cs="Times New Roman"/>
          <w:i/>
          <w:vertAlign w:val="superscript"/>
        </w:rPr>
        <w:t>th</w:t>
      </w:r>
      <w:r>
        <w:rPr>
          <w:rFonts w:ascii="Times New Roman" w:hAnsi="Times New Roman" w:cs="Times New Roman"/>
          <w:i/>
        </w:rPr>
        <w:t xml:space="preserve"> percentile. </w:t>
      </w:r>
    </w:p>
    <w:p w14:paraId="61D4B843" w14:textId="7F221BBA" w:rsidR="00804CEC" w:rsidRPr="00804CEC" w:rsidRDefault="00804CEC" w:rsidP="00804CEC">
      <w:pPr>
        <w:pStyle w:val="Beschriftung"/>
        <w:keepNext/>
        <w:jc w:val="both"/>
        <w:rPr>
          <w:b/>
          <w:i w:val="0"/>
        </w:rPr>
      </w:pPr>
      <w:r w:rsidRPr="00804CEC">
        <w:rPr>
          <w:b/>
          <w:i w:val="0"/>
        </w:rPr>
        <w:lastRenderedPageBreak/>
        <w:t xml:space="preserve">Table </w:t>
      </w:r>
      <w:r w:rsidRPr="00804CEC">
        <w:rPr>
          <w:b/>
          <w:i w:val="0"/>
        </w:rPr>
        <w:fldChar w:fldCharType="begin"/>
      </w:r>
      <w:r w:rsidRPr="00804CEC">
        <w:rPr>
          <w:b/>
          <w:i w:val="0"/>
        </w:rPr>
        <w:instrText xml:space="preserve"> SEQ Table \* ARABIC </w:instrText>
      </w:r>
      <w:r w:rsidRPr="00804CEC">
        <w:rPr>
          <w:b/>
          <w:i w:val="0"/>
        </w:rPr>
        <w:fldChar w:fldCharType="separate"/>
      </w:r>
      <w:r w:rsidRPr="00804CEC">
        <w:rPr>
          <w:b/>
          <w:i w:val="0"/>
          <w:noProof/>
        </w:rPr>
        <w:t>4</w:t>
      </w:r>
      <w:r w:rsidRPr="00804CEC">
        <w:rPr>
          <w:b/>
          <w:i w:val="0"/>
        </w:rPr>
        <w:fldChar w:fldCharType="end"/>
      </w:r>
      <w:r w:rsidRPr="00804CEC">
        <w:rPr>
          <w:b/>
          <w:i w:val="0"/>
        </w:rPr>
        <w:t xml:space="preserve">. </w:t>
      </w:r>
      <w:r>
        <w:rPr>
          <w:b/>
          <w:i w:val="0"/>
        </w:rPr>
        <w:t>Trend key terms for each year.</w:t>
      </w:r>
    </w:p>
    <w:commentRangeStart w:id="35"/>
    <w:p w14:paraId="545EDB7C" w14:textId="5A8EA375" w:rsidR="00630013" w:rsidRDefault="00630013" w:rsidP="002878BE">
      <w:pPr>
        <w:spacing w:line="360" w:lineRule="auto"/>
        <w:jc w:val="both"/>
        <w:rPr>
          <w:rFonts w:ascii="Times New Roman" w:hAnsi="Times New Roman" w:cs="Times New Roman"/>
        </w:rPr>
      </w:pPr>
      <w:r>
        <w:rPr>
          <w:rFonts w:ascii="Times New Roman" w:hAnsi="Times New Roman" w:cs="Times New Roman"/>
        </w:rPr>
        <w:object w:dxaOrig="6864" w:dyaOrig="5784" w14:anchorId="5802F2D4">
          <v:shape id="_x0000_i1041" type="#_x0000_t75" style="width:452.2pt;height:381.25pt" o:ole="">
            <v:imagedata r:id="rId20" o:title=""/>
          </v:shape>
          <o:OLEObject Type="Embed" ProgID="Acrobat.Document.DC" ShapeID="_x0000_i1041" DrawAspect="Content" ObjectID="_1772750985" r:id="rId21"/>
        </w:object>
      </w:r>
      <w:commentRangeEnd w:id="35"/>
      <w:r w:rsidR="00AD6DFC">
        <w:rPr>
          <w:rStyle w:val="Kommentarzeichen"/>
        </w:rPr>
        <w:commentReference w:id="35"/>
      </w:r>
    </w:p>
    <w:p w14:paraId="2D21A722" w14:textId="13535E4C" w:rsidR="00804CEC" w:rsidRDefault="00804CEC" w:rsidP="002878BE">
      <w:pPr>
        <w:spacing w:line="360" w:lineRule="auto"/>
        <w:jc w:val="both"/>
        <w:rPr>
          <w:rFonts w:ascii="Times New Roman" w:hAnsi="Times New Roman" w:cs="Times New Roman"/>
          <w:i/>
        </w:rPr>
      </w:pPr>
      <w:r>
        <w:rPr>
          <w:rFonts w:ascii="Times New Roman" w:hAnsi="Times New Roman" w:cs="Times New Roman"/>
          <w:i/>
        </w:rPr>
        <w:t xml:space="preserve">Note. </w:t>
      </w:r>
      <w:r w:rsidR="00215C88">
        <w:rPr>
          <w:rFonts w:ascii="Times New Roman" w:hAnsi="Times New Roman" w:cs="Times New Roman"/>
          <w:i/>
        </w:rPr>
        <w:t>XXX</w:t>
      </w:r>
    </w:p>
    <w:p w14:paraId="00555118" w14:textId="6414C422" w:rsidR="00E457C9" w:rsidRDefault="00E457C9" w:rsidP="002878BE">
      <w:pPr>
        <w:spacing w:line="360" w:lineRule="auto"/>
        <w:jc w:val="both"/>
        <w:rPr>
          <w:rFonts w:ascii="Times New Roman" w:hAnsi="Times New Roman" w:cs="Times New Roman"/>
          <w:i/>
        </w:rPr>
      </w:pPr>
    </w:p>
    <w:p w14:paraId="0BB531F6" w14:textId="414A518E" w:rsidR="00E457C9" w:rsidRDefault="00E457C9">
      <w:pPr>
        <w:rPr>
          <w:rFonts w:ascii="Times New Roman" w:hAnsi="Times New Roman" w:cs="Times New Roman"/>
          <w:i/>
        </w:rPr>
      </w:pPr>
      <w:r>
        <w:rPr>
          <w:rFonts w:ascii="Times New Roman" w:hAnsi="Times New Roman" w:cs="Times New Roman"/>
          <w:i/>
        </w:rPr>
        <w:br w:type="page"/>
      </w:r>
    </w:p>
    <w:p w14:paraId="5B278E59" w14:textId="2829DFE2" w:rsidR="00E457C9" w:rsidRDefault="00E457C9" w:rsidP="002878BE">
      <w:pPr>
        <w:spacing w:line="360" w:lineRule="auto"/>
        <w:jc w:val="both"/>
        <w:rPr>
          <w:rFonts w:ascii="Times New Roman" w:hAnsi="Times New Roman" w:cs="Times New Roman"/>
          <w:i/>
        </w:rPr>
      </w:pPr>
      <w:r>
        <w:rPr>
          <w:rFonts w:ascii="Times New Roman" w:hAnsi="Times New Roman" w:cs="Times New Roman"/>
          <w:i/>
        </w:rPr>
        <w:lastRenderedPageBreak/>
        <w:t>Key term co-occu</w:t>
      </w:r>
      <w:r w:rsidR="00CF4795">
        <w:rPr>
          <w:rFonts w:ascii="Times New Roman" w:hAnsi="Times New Roman" w:cs="Times New Roman"/>
          <w:i/>
        </w:rPr>
        <w:t>r</w:t>
      </w:r>
      <w:r>
        <w:rPr>
          <w:rFonts w:ascii="Times New Roman" w:hAnsi="Times New Roman" w:cs="Times New Roman"/>
          <w:i/>
        </w:rPr>
        <w:t>rences.</w:t>
      </w:r>
    </w:p>
    <w:commentRangeStart w:id="36"/>
    <w:p w14:paraId="72AEDA98" w14:textId="22F96478" w:rsidR="00E457C9" w:rsidRDefault="00CF4795" w:rsidP="002878BE">
      <w:pPr>
        <w:spacing w:line="360" w:lineRule="auto"/>
        <w:jc w:val="both"/>
        <w:rPr>
          <w:rFonts w:ascii="Times New Roman" w:hAnsi="Times New Roman" w:cs="Times New Roman"/>
          <w:i/>
        </w:rPr>
      </w:pPr>
      <w:r>
        <w:rPr>
          <w:rFonts w:ascii="Times New Roman" w:hAnsi="Times New Roman" w:cs="Times New Roman"/>
          <w:i/>
        </w:rPr>
        <w:object w:dxaOrig="6481" w:dyaOrig="9360" w14:anchorId="05E17ABC">
          <v:shape id="_x0000_i1073" type="#_x0000_t75" style="width:452.2pt;height:653.45pt" o:ole="">
            <v:imagedata r:id="rId22" o:title=""/>
          </v:shape>
          <o:OLEObject Type="Embed" ProgID="Acrobat.Document.DC" ShapeID="_x0000_i1073" DrawAspect="Content" ObjectID="_1772750986" r:id="rId23"/>
        </w:object>
      </w:r>
      <w:commentRangeEnd w:id="36"/>
      <w:r>
        <w:rPr>
          <w:rStyle w:val="Kommentarzeichen"/>
        </w:rPr>
        <w:commentReference w:id="36"/>
      </w:r>
    </w:p>
    <w:p w14:paraId="0B244120" w14:textId="77777777" w:rsidR="00E457C9" w:rsidRPr="00804CEC" w:rsidRDefault="00E457C9" w:rsidP="002878BE">
      <w:pPr>
        <w:spacing w:line="360" w:lineRule="auto"/>
        <w:jc w:val="both"/>
        <w:rPr>
          <w:rFonts w:ascii="Times New Roman" w:hAnsi="Times New Roman" w:cs="Times New Roman"/>
          <w:i/>
        </w:rPr>
      </w:pPr>
    </w:p>
    <w:p w14:paraId="5B55AA17" w14:textId="006B16E4" w:rsidR="00630013" w:rsidRDefault="00630013">
      <w:pPr>
        <w:rPr>
          <w:rFonts w:ascii="Times New Roman" w:hAnsi="Times New Roman" w:cs="Times New Roman"/>
        </w:rPr>
      </w:pPr>
      <w:r>
        <w:rPr>
          <w:rFonts w:ascii="Times New Roman" w:hAnsi="Times New Roman" w:cs="Times New Roman"/>
        </w:rPr>
        <w:lastRenderedPageBreak/>
        <w:br w:type="page"/>
      </w:r>
    </w:p>
    <w:p w14:paraId="2759D6D6" w14:textId="2569FF0C" w:rsidR="00630013" w:rsidRDefault="008B094D" w:rsidP="002878BE">
      <w:pPr>
        <w:spacing w:line="360" w:lineRule="auto"/>
        <w:jc w:val="both"/>
        <w:rPr>
          <w:rFonts w:ascii="Times New Roman" w:hAnsi="Times New Roman" w:cs="Times New Roman"/>
        </w:rPr>
      </w:pPr>
      <w:commentRangeStart w:id="38"/>
      <w:r>
        <w:rPr>
          <w:rFonts w:ascii="Times New Roman" w:hAnsi="Times New Roman" w:cs="Times New Roman"/>
        </w:rPr>
        <w:lastRenderedPageBreak/>
        <w:t>Structure results</w:t>
      </w:r>
    </w:p>
    <w:p w14:paraId="6A5EECE2" w14:textId="702E13FA" w:rsidR="00985B96" w:rsidRDefault="00985B96" w:rsidP="00985B96">
      <w:pPr>
        <w:pStyle w:val="Listenabsatz"/>
        <w:numPr>
          <w:ilvl w:val="0"/>
          <w:numId w:val="2"/>
        </w:numPr>
        <w:spacing w:line="360" w:lineRule="auto"/>
        <w:jc w:val="both"/>
        <w:rPr>
          <w:rFonts w:ascii="Times New Roman" w:hAnsi="Times New Roman" w:cs="Times New Roman"/>
        </w:rPr>
      </w:pPr>
      <w:r>
        <w:rPr>
          <w:rFonts w:ascii="Times New Roman" w:hAnsi="Times New Roman" w:cs="Times New Roman"/>
        </w:rPr>
        <w:t>Journal Performance</w:t>
      </w:r>
    </w:p>
    <w:p w14:paraId="32C146CC" w14:textId="5F1A91A7" w:rsidR="00985B96" w:rsidRDefault="00985B96" w:rsidP="00985B96">
      <w:pPr>
        <w:pStyle w:val="Listenabsatz"/>
        <w:numPr>
          <w:ilvl w:val="1"/>
          <w:numId w:val="2"/>
        </w:numPr>
        <w:spacing w:line="360" w:lineRule="auto"/>
        <w:jc w:val="both"/>
        <w:rPr>
          <w:rFonts w:ascii="Times New Roman" w:hAnsi="Times New Roman" w:cs="Times New Roman"/>
        </w:rPr>
      </w:pPr>
      <w:r>
        <w:rPr>
          <w:rFonts w:ascii="Times New Roman" w:hAnsi="Times New Roman" w:cs="Times New Roman"/>
        </w:rPr>
        <w:t>Publications</w:t>
      </w:r>
    </w:p>
    <w:p w14:paraId="3D777E5A" w14:textId="46E55A86" w:rsidR="00985B96" w:rsidRDefault="00985B96" w:rsidP="00985B96">
      <w:pPr>
        <w:pStyle w:val="Listenabsatz"/>
        <w:numPr>
          <w:ilvl w:val="1"/>
          <w:numId w:val="2"/>
        </w:numPr>
        <w:spacing w:line="360" w:lineRule="auto"/>
        <w:jc w:val="both"/>
        <w:rPr>
          <w:rFonts w:ascii="Times New Roman" w:hAnsi="Times New Roman" w:cs="Times New Roman"/>
        </w:rPr>
      </w:pPr>
      <w:r>
        <w:rPr>
          <w:rFonts w:ascii="Times New Roman" w:hAnsi="Times New Roman" w:cs="Times New Roman"/>
        </w:rPr>
        <w:t>Impact Factor</w:t>
      </w:r>
    </w:p>
    <w:p w14:paraId="2164FD5C" w14:textId="67CEA8E9" w:rsidR="00985B96" w:rsidRDefault="00985B96" w:rsidP="00985B96">
      <w:pPr>
        <w:pStyle w:val="Listenabsatz"/>
        <w:numPr>
          <w:ilvl w:val="0"/>
          <w:numId w:val="2"/>
        </w:numPr>
        <w:spacing w:line="360" w:lineRule="auto"/>
        <w:jc w:val="both"/>
        <w:rPr>
          <w:rFonts w:ascii="Times New Roman" w:hAnsi="Times New Roman" w:cs="Times New Roman"/>
        </w:rPr>
      </w:pPr>
      <w:r>
        <w:rPr>
          <w:rFonts w:ascii="Times New Roman" w:hAnsi="Times New Roman" w:cs="Times New Roman"/>
        </w:rPr>
        <w:t>Author Teams</w:t>
      </w:r>
    </w:p>
    <w:p w14:paraId="7E32D180" w14:textId="0B0FBBD5" w:rsidR="00985B96" w:rsidRDefault="00985B96" w:rsidP="00985B96">
      <w:pPr>
        <w:pStyle w:val="Listenabsatz"/>
        <w:numPr>
          <w:ilvl w:val="1"/>
          <w:numId w:val="2"/>
        </w:numPr>
        <w:spacing w:line="360" w:lineRule="auto"/>
        <w:jc w:val="both"/>
        <w:rPr>
          <w:rFonts w:ascii="Times New Roman" w:hAnsi="Times New Roman" w:cs="Times New Roman"/>
        </w:rPr>
      </w:pPr>
      <w:r>
        <w:rPr>
          <w:rFonts w:ascii="Times New Roman" w:hAnsi="Times New Roman" w:cs="Times New Roman"/>
        </w:rPr>
        <w:t>Team size</w:t>
      </w:r>
    </w:p>
    <w:p w14:paraId="75A58FCD" w14:textId="089F65DC" w:rsidR="00985B96" w:rsidRDefault="00985B96" w:rsidP="00985B96">
      <w:pPr>
        <w:pStyle w:val="Listenabsatz"/>
        <w:numPr>
          <w:ilvl w:val="1"/>
          <w:numId w:val="2"/>
        </w:numPr>
        <w:spacing w:line="360" w:lineRule="auto"/>
        <w:jc w:val="both"/>
        <w:rPr>
          <w:rFonts w:ascii="Times New Roman" w:hAnsi="Times New Roman" w:cs="Times New Roman"/>
        </w:rPr>
      </w:pPr>
      <w:r>
        <w:rPr>
          <w:rFonts w:ascii="Times New Roman" w:hAnsi="Times New Roman" w:cs="Times New Roman"/>
        </w:rPr>
        <w:t>Nationality – which countries? how many different countries? How many international collaborations</w:t>
      </w:r>
    </w:p>
    <w:p w14:paraId="7341B2BE" w14:textId="3054B438" w:rsidR="00985B96" w:rsidRDefault="00985B96" w:rsidP="00985B96">
      <w:pPr>
        <w:pStyle w:val="Listenabsatz"/>
        <w:numPr>
          <w:ilvl w:val="1"/>
          <w:numId w:val="2"/>
        </w:numPr>
        <w:spacing w:line="360" w:lineRule="auto"/>
        <w:jc w:val="both"/>
        <w:rPr>
          <w:rFonts w:ascii="Times New Roman" w:hAnsi="Times New Roman" w:cs="Times New Roman"/>
        </w:rPr>
      </w:pPr>
      <w:r>
        <w:rPr>
          <w:rFonts w:ascii="Times New Roman" w:hAnsi="Times New Roman" w:cs="Times New Roman"/>
        </w:rPr>
        <w:t>Gender</w:t>
      </w:r>
    </w:p>
    <w:p w14:paraId="4EADEC8E" w14:textId="570E6F59" w:rsidR="00985B96" w:rsidRDefault="00693F25" w:rsidP="00985B96">
      <w:pPr>
        <w:pStyle w:val="Listenabsatz"/>
        <w:numPr>
          <w:ilvl w:val="0"/>
          <w:numId w:val="2"/>
        </w:numPr>
        <w:spacing w:line="360" w:lineRule="auto"/>
        <w:jc w:val="both"/>
        <w:rPr>
          <w:rFonts w:ascii="Times New Roman" w:hAnsi="Times New Roman" w:cs="Times New Roman"/>
        </w:rPr>
      </w:pPr>
      <w:r>
        <w:rPr>
          <w:rFonts w:ascii="Times New Roman" w:hAnsi="Times New Roman" w:cs="Times New Roman"/>
        </w:rPr>
        <w:t xml:space="preserve">Influential Articles/ </w:t>
      </w:r>
      <w:r w:rsidR="00985B96">
        <w:rPr>
          <w:rFonts w:ascii="Times New Roman" w:hAnsi="Times New Roman" w:cs="Times New Roman"/>
        </w:rPr>
        <w:t>Seminal Papers</w:t>
      </w:r>
    </w:p>
    <w:p w14:paraId="36A79B1B" w14:textId="72D8EB47" w:rsidR="00985B96" w:rsidRDefault="00985B96" w:rsidP="00985B96">
      <w:pPr>
        <w:pStyle w:val="Listenabsatz"/>
        <w:numPr>
          <w:ilvl w:val="1"/>
          <w:numId w:val="2"/>
        </w:numPr>
        <w:spacing w:line="360" w:lineRule="auto"/>
        <w:jc w:val="both"/>
        <w:rPr>
          <w:rFonts w:ascii="Times New Roman" w:hAnsi="Times New Roman" w:cs="Times New Roman"/>
        </w:rPr>
      </w:pPr>
      <w:r>
        <w:rPr>
          <w:rFonts w:ascii="Times New Roman" w:hAnsi="Times New Roman" w:cs="Times New Roman"/>
        </w:rPr>
        <w:t>Historical Direct Citation Network</w:t>
      </w:r>
    </w:p>
    <w:p w14:paraId="0E7F2CCC" w14:textId="2E2D72D6" w:rsidR="00985B96" w:rsidRDefault="008B094D" w:rsidP="00985B96">
      <w:pPr>
        <w:pStyle w:val="Listenabsatz"/>
        <w:numPr>
          <w:ilvl w:val="0"/>
          <w:numId w:val="2"/>
        </w:numPr>
        <w:spacing w:line="360" w:lineRule="auto"/>
        <w:jc w:val="both"/>
        <w:rPr>
          <w:rFonts w:ascii="Times New Roman" w:hAnsi="Times New Roman" w:cs="Times New Roman"/>
        </w:rPr>
      </w:pPr>
      <w:r>
        <w:rPr>
          <w:rFonts w:ascii="Times New Roman" w:hAnsi="Times New Roman" w:cs="Times New Roman"/>
        </w:rPr>
        <w:t>Thematic development</w:t>
      </w:r>
    </w:p>
    <w:p w14:paraId="1A18B5D7" w14:textId="0DF85375" w:rsidR="00985B96" w:rsidRDefault="00985B96" w:rsidP="00985B96">
      <w:pPr>
        <w:pStyle w:val="Listenabsatz"/>
        <w:numPr>
          <w:ilvl w:val="1"/>
          <w:numId w:val="2"/>
        </w:numPr>
        <w:spacing w:line="360" w:lineRule="auto"/>
        <w:jc w:val="both"/>
        <w:rPr>
          <w:rFonts w:ascii="Times New Roman" w:hAnsi="Times New Roman" w:cs="Times New Roman"/>
        </w:rPr>
      </w:pPr>
      <w:r>
        <w:rPr>
          <w:rFonts w:ascii="Times New Roman" w:hAnsi="Times New Roman" w:cs="Times New Roman"/>
        </w:rPr>
        <w:t>Key term tables</w:t>
      </w:r>
    </w:p>
    <w:p w14:paraId="0AA678A3" w14:textId="020AF6F8" w:rsidR="00985B96" w:rsidRDefault="008B094D" w:rsidP="00985B96">
      <w:pPr>
        <w:pStyle w:val="Listenabsatz"/>
        <w:numPr>
          <w:ilvl w:val="1"/>
          <w:numId w:val="2"/>
        </w:numPr>
        <w:spacing w:line="360" w:lineRule="auto"/>
        <w:jc w:val="both"/>
        <w:rPr>
          <w:rFonts w:ascii="Times New Roman" w:hAnsi="Times New Roman" w:cs="Times New Roman"/>
        </w:rPr>
      </w:pPr>
      <w:r>
        <w:rPr>
          <w:rFonts w:ascii="Times New Roman" w:hAnsi="Times New Roman" w:cs="Times New Roman"/>
        </w:rPr>
        <w:t>Trend key words</w:t>
      </w:r>
    </w:p>
    <w:p w14:paraId="0DBBF9B0" w14:textId="5FD287BD" w:rsidR="00985B96" w:rsidRDefault="00985B96" w:rsidP="008B094D">
      <w:pPr>
        <w:pStyle w:val="Listenabsatz"/>
        <w:numPr>
          <w:ilvl w:val="1"/>
          <w:numId w:val="2"/>
        </w:numPr>
        <w:spacing w:line="360" w:lineRule="auto"/>
        <w:jc w:val="both"/>
        <w:rPr>
          <w:rFonts w:ascii="Times New Roman" w:hAnsi="Times New Roman" w:cs="Times New Roman"/>
        </w:rPr>
      </w:pPr>
      <w:r>
        <w:rPr>
          <w:rFonts w:ascii="Times New Roman" w:hAnsi="Times New Roman" w:cs="Times New Roman"/>
        </w:rPr>
        <w:t>Co-Occurrence Networks</w:t>
      </w:r>
      <w:commentRangeEnd w:id="38"/>
      <w:r w:rsidR="008B094D">
        <w:rPr>
          <w:rStyle w:val="Kommentarzeichen"/>
        </w:rPr>
        <w:commentReference w:id="38"/>
      </w:r>
    </w:p>
    <w:p w14:paraId="2AAE58C5" w14:textId="7B7AADA8" w:rsidR="00693F25" w:rsidRPr="008B094D" w:rsidRDefault="00693F25" w:rsidP="00693F25">
      <w:pPr>
        <w:pStyle w:val="Listenabsatz"/>
        <w:numPr>
          <w:ilvl w:val="0"/>
          <w:numId w:val="2"/>
        </w:numPr>
        <w:spacing w:line="360" w:lineRule="auto"/>
        <w:jc w:val="both"/>
        <w:rPr>
          <w:rFonts w:ascii="Times New Roman" w:hAnsi="Times New Roman" w:cs="Times New Roman"/>
        </w:rPr>
      </w:pPr>
      <w:commentRangeStart w:id="39"/>
      <w:r>
        <w:rPr>
          <w:rFonts w:ascii="Times New Roman" w:hAnsi="Times New Roman" w:cs="Times New Roman"/>
        </w:rPr>
        <w:t xml:space="preserve">Current Structure of the field </w:t>
      </w:r>
      <w:r w:rsidRPr="00693F25">
        <w:rPr>
          <w:rFonts w:ascii="Times New Roman" w:hAnsi="Times New Roman" w:cs="Times New Roman"/>
        </w:rPr>
        <w:sym w:font="Wingdings" w:char="F0E8"/>
      </w:r>
      <w:r>
        <w:rPr>
          <w:rFonts w:ascii="Times New Roman" w:hAnsi="Times New Roman" w:cs="Times New Roman"/>
        </w:rPr>
        <w:t xml:space="preserve"> Thematic maps</w:t>
      </w:r>
      <w:commentRangeEnd w:id="39"/>
      <w:r>
        <w:rPr>
          <w:rStyle w:val="Kommentarzeichen"/>
        </w:rPr>
        <w:commentReference w:id="39"/>
      </w:r>
    </w:p>
    <w:p w14:paraId="75BCDD23" w14:textId="77777777" w:rsidR="002878BE" w:rsidRPr="002878BE" w:rsidRDefault="002878BE" w:rsidP="002878BE">
      <w:pPr>
        <w:spacing w:line="360" w:lineRule="auto"/>
        <w:rPr>
          <w:rFonts w:ascii="Times New Roman" w:hAnsi="Times New Roman" w:cs="Times New Roman"/>
        </w:rPr>
      </w:pPr>
    </w:p>
    <w:sectPr w:rsidR="002878BE" w:rsidRPr="002878BE" w:rsidSect="0036254E">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ian Panitz" w:date="2024-03-14T11:35:00Z" w:initials="CP">
    <w:p w14:paraId="79710327" w14:textId="4D3F3FDE" w:rsidR="00C747F0" w:rsidRDefault="00C747F0">
      <w:pPr>
        <w:pStyle w:val="Kommentartext"/>
      </w:pPr>
      <w:r>
        <w:rPr>
          <w:rStyle w:val="Kommentarzeichen"/>
        </w:rPr>
        <w:annotationRef/>
      </w:r>
      <w:r>
        <w:t>Is that okay?</w:t>
      </w:r>
    </w:p>
  </w:comment>
  <w:comment w:id="1" w:author="Christian Panitz" w:date="2024-03-23T23:19:00Z" w:initials="CP">
    <w:p w14:paraId="73E71A55" w14:textId="24479EB1" w:rsidR="002A19B5" w:rsidRDefault="002A19B5">
      <w:pPr>
        <w:pStyle w:val="Kommentartext"/>
      </w:pPr>
      <w:r>
        <w:rPr>
          <w:rStyle w:val="Kommentarzeichen"/>
        </w:rPr>
        <w:annotationRef/>
      </w:r>
      <w:r>
        <w:t xml:space="preserve">Why is it the *most* established journal? Don’t get me wrong, Psychophysiology </w:t>
      </w:r>
      <w:r w:rsidR="002E10A1">
        <w:t>is absolutely established- I am just wandering if this sounds too much like advertisement if we don’t have a metric for that.</w:t>
      </w:r>
    </w:p>
  </w:comment>
  <w:comment w:id="4" w:author="Christian Panitz" w:date="2024-03-24T00:25:00Z" w:initials="CP">
    <w:p w14:paraId="760E58FC" w14:textId="64A5D723" w:rsidR="002E10A1" w:rsidRDefault="002E10A1">
      <w:pPr>
        <w:pStyle w:val="Kommentartext"/>
      </w:pPr>
      <w:r>
        <w:rPr>
          <w:rStyle w:val="Kommentarzeichen"/>
        </w:rPr>
        <w:annotationRef/>
      </w:r>
      <w:r>
        <w:t>What exactly does “formal discipline” mean her? I have a hunch but am not sure. That it has officially become a discipline?</w:t>
      </w:r>
    </w:p>
  </w:comment>
  <w:comment w:id="11" w:author="Christian Panitz" w:date="2024-03-24T01:43:00Z" w:initials="CP">
    <w:p w14:paraId="7EFC1B26" w14:textId="7659F160" w:rsidR="00A8391B" w:rsidRDefault="00A8391B">
      <w:pPr>
        <w:pStyle w:val="Kommentartext"/>
      </w:pPr>
      <w:r>
        <w:rPr>
          <w:rStyle w:val="Kommentarzeichen"/>
        </w:rPr>
        <w:annotationRef/>
      </w:r>
      <w:r>
        <w:t>Devil’s advocate: is that so?</w:t>
      </w:r>
    </w:p>
  </w:comment>
  <w:comment w:id="14" w:author="Christian Panitz" w:date="2024-03-24T00:38:00Z" w:initials="CP">
    <w:p w14:paraId="074A7496" w14:textId="59AF91BA" w:rsidR="008B094D" w:rsidRDefault="008B094D">
      <w:pPr>
        <w:pStyle w:val="Kommentartext"/>
      </w:pPr>
      <w:r>
        <w:rPr>
          <w:rStyle w:val="Kommentarzeichen"/>
        </w:rPr>
        <w:annotationRef/>
      </w:r>
      <w:r>
        <w:t>Maybe move to Discussion? We could add this as context when discussing the publication count.</w:t>
      </w:r>
    </w:p>
  </w:comment>
  <w:comment w:id="24" w:author="Christian Panitz" w:date="2024-03-24T01:45:00Z" w:initials="CP">
    <w:p w14:paraId="6E0C3098" w14:textId="77777777" w:rsidR="00B700AC" w:rsidRDefault="00B700AC">
      <w:pPr>
        <w:pStyle w:val="Kommentartext"/>
      </w:pPr>
      <w:r>
        <w:rPr>
          <w:rStyle w:val="Kommentarzeichen"/>
        </w:rPr>
        <w:annotationRef/>
      </w:r>
      <w:r>
        <w:t>The result section is currently structured like this:</w:t>
      </w:r>
    </w:p>
    <w:p w14:paraId="1B6876DB" w14:textId="77777777" w:rsidR="00B700AC" w:rsidRDefault="00B700AC" w:rsidP="00B700AC">
      <w:pPr>
        <w:pStyle w:val="Kommentartext"/>
        <w:numPr>
          <w:ilvl w:val="0"/>
          <w:numId w:val="6"/>
        </w:numPr>
      </w:pPr>
      <w:r>
        <w:t xml:space="preserve"> Journal performance (# papers, impact factor)</w:t>
      </w:r>
    </w:p>
    <w:p w14:paraId="6AF4CA36" w14:textId="77777777" w:rsidR="00B700AC" w:rsidRDefault="00B700AC" w:rsidP="00B700AC">
      <w:pPr>
        <w:pStyle w:val="Kommentartext"/>
        <w:numPr>
          <w:ilvl w:val="0"/>
          <w:numId w:val="6"/>
        </w:numPr>
      </w:pPr>
      <w:r>
        <w:t xml:space="preserve"> Development of author teams (number, nationality, gender; still have to add that)</w:t>
      </w:r>
    </w:p>
    <w:p w14:paraId="54A8F337" w14:textId="77777777" w:rsidR="00B700AC" w:rsidRDefault="00B700AC" w:rsidP="00B700AC">
      <w:pPr>
        <w:pStyle w:val="Kommentartext"/>
        <w:numPr>
          <w:ilvl w:val="0"/>
          <w:numId w:val="6"/>
        </w:numPr>
      </w:pPr>
      <w:r>
        <w:t xml:space="preserve"> Influential/ Seminal papers (that’s the historical direct citation network)</w:t>
      </w:r>
    </w:p>
    <w:p w14:paraId="2E0396E6" w14:textId="77777777" w:rsidR="00B700AC" w:rsidRDefault="00B700AC" w:rsidP="00B700AC">
      <w:pPr>
        <w:pStyle w:val="Kommentartext"/>
        <w:numPr>
          <w:ilvl w:val="0"/>
          <w:numId w:val="6"/>
        </w:numPr>
      </w:pPr>
      <w:r>
        <w:t xml:space="preserve"> Thematic development (different analyses for most frequent key terms and their co-</w:t>
      </w:r>
      <w:proofErr w:type="spellStart"/>
      <w:r>
        <w:t>occurences</w:t>
      </w:r>
      <w:proofErr w:type="spellEnd"/>
      <w:r>
        <w:t>)</w:t>
      </w:r>
    </w:p>
    <w:p w14:paraId="74731267" w14:textId="77777777" w:rsidR="00B700AC" w:rsidRDefault="00B700AC" w:rsidP="00B700AC">
      <w:pPr>
        <w:pStyle w:val="Kommentartext"/>
        <w:numPr>
          <w:ilvl w:val="0"/>
          <w:numId w:val="6"/>
        </w:numPr>
      </w:pPr>
      <w:r>
        <w:t xml:space="preserve"> I don’t know yet, whether to add thematic maps… it would be great to have a take on the current structure of the field and subfields but I have to try out some tings first. </w:t>
      </w:r>
    </w:p>
    <w:p w14:paraId="7E5991B6" w14:textId="77777777" w:rsidR="00B700AC" w:rsidRDefault="00B700AC" w:rsidP="00B700AC">
      <w:pPr>
        <w:pStyle w:val="Kommentartext"/>
      </w:pPr>
    </w:p>
    <w:p w14:paraId="05829AD0" w14:textId="210CFD0E" w:rsidR="00B700AC" w:rsidRDefault="00B700AC" w:rsidP="00B700AC">
      <w:pPr>
        <w:pStyle w:val="Kommentartext"/>
      </w:pPr>
      <w:r>
        <w:t>If you want to, you can expand a bit more on these goals (you already have some pointers in the intro). Otherwise, I can also add something in April myself.</w:t>
      </w:r>
    </w:p>
  </w:comment>
  <w:comment w:id="25" w:author="Christian Panitz" w:date="2024-02-15T11:30:00Z" w:initials="CP">
    <w:p w14:paraId="09835CA0" w14:textId="0A91FCAB" w:rsidR="00C747F0" w:rsidRDefault="00C747F0">
      <w:pPr>
        <w:pStyle w:val="Kommentartext"/>
      </w:pPr>
      <w:r>
        <w:rPr>
          <w:rStyle w:val="Kommentarzeichen"/>
        </w:rPr>
        <w:annotationRef/>
      </w:r>
      <w:r>
        <w:t>Justify?</w:t>
      </w:r>
    </w:p>
  </w:comment>
  <w:comment w:id="26" w:author="Christian Panitz" w:date="2024-03-24T01:42:00Z" w:initials="CP">
    <w:p w14:paraId="4A0F6348" w14:textId="54A8547D" w:rsidR="00CE708B" w:rsidRDefault="00CE708B">
      <w:pPr>
        <w:pStyle w:val="Kommentartext"/>
      </w:pPr>
      <w:r>
        <w:rPr>
          <w:rStyle w:val="Kommentarzeichen"/>
        </w:rPr>
        <w:annotationRef/>
      </w:r>
      <w:r>
        <w:rPr>
          <w:rFonts w:ascii="Times New Roman" w:hAnsi="Times New Roman" w:cs="Times New Roman"/>
        </w:rPr>
        <w:t>REPORT MISSING DATA!</w:t>
      </w:r>
    </w:p>
  </w:comment>
  <w:comment w:id="27" w:author="Christian Panitz" w:date="2024-03-24T01:41:00Z" w:initials="CP">
    <w:p w14:paraId="29DDA8D3" w14:textId="6F9E39A6" w:rsidR="00EE5CD1" w:rsidRDefault="00EE5CD1">
      <w:pPr>
        <w:pStyle w:val="Kommentartext"/>
      </w:pPr>
      <w:r>
        <w:rPr>
          <w:rStyle w:val="Kommentarzeichen"/>
        </w:rPr>
        <w:annotationRef/>
      </w:r>
      <w:r>
        <w:rPr>
          <w:rFonts w:ascii="Times New Roman" w:hAnsi="Times New Roman" w:cs="Times New Roman"/>
          <w:color w:val="C00000"/>
        </w:rPr>
        <w:t xml:space="preserve">LOOK UP BIBLIOMETRIX ALGORITHM TO </w:t>
      </w:r>
      <w:r w:rsidRPr="000502FD">
        <w:rPr>
          <w:rFonts w:ascii="Times New Roman" w:hAnsi="Times New Roman" w:cs="Times New Roman"/>
          <w:color w:val="C00000"/>
        </w:rPr>
        <w:t>FILTER OUT UNIMPORTANT WORDS</w:t>
      </w:r>
    </w:p>
  </w:comment>
  <w:comment w:id="28" w:author="Christian Panitz" w:date="2024-03-23T22:10:00Z" w:initials="CP">
    <w:p w14:paraId="04914BB4" w14:textId="77777777" w:rsidR="00AF7A6B" w:rsidRDefault="00AF7A6B">
      <w:pPr>
        <w:pStyle w:val="Kommentartext"/>
      </w:pPr>
      <w:r>
        <w:rPr>
          <w:rStyle w:val="Kommentarzeichen"/>
        </w:rPr>
        <w:annotationRef/>
      </w:r>
      <w:r>
        <w:t xml:space="preserve">Instead of the total citation counts, I went with the impact factor. The advantage is, that it is more standardized (does not depend on the number of publications, at least not directly/linearly). Disadvantages are that (a) I could only find the IF for 1997 and later and (b) there is some critique about the IF (although some of it is about citations in general, I’d say). </w:t>
      </w:r>
    </w:p>
    <w:p w14:paraId="7207001B" w14:textId="77777777" w:rsidR="00AF7A6B" w:rsidRDefault="00AF7A6B">
      <w:pPr>
        <w:pStyle w:val="Kommentartext"/>
      </w:pPr>
      <w:r>
        <w:t>I definitely think that we could address the IF in the limitations (if we go with the IF). But let me know, if you think we should do something instead of the IF or in addition to it to address the “</w:t>
      </w:r>
      <w:proofErr w:type="spellStart"/>
      <w:r>
        <w:t>citedness</w:t>
      </w:r>
      <w:proofErr w:type="spellEnd"/>
      <w:r>
        <w:t>” of Psychophysiology. Also, if you find a source that goes more back (allegedly the IF has been around since the early 70s), let me know.</w:t>
      </w:r>
    </w:p>
    <w:p w14:paraId="28637969" w14:textId="77777777" w:rsidR="00AF7A6B" w:rsidRDefault="00AF7A6B">
      <w:pPr>
        <w:pStyle w:val="Kommentartext"/>
      </w:pPr>
    </w:p>
    <w:p w14:paraId="6F23E1D3" w14:textId="5665CB4A" w:rsidR="00AF7A6B" w:rsidRDefault="00AF7A6B">
      <w:pPr>
        <w:pStyle w:val="Kommentartext"/>
      </w:pPr>
      <w:r>
        <w:t xml:space="preserve">Other </w:t>
      </w:r>
      <w:r w:rsidR="00E943DA">
        <w:t>metrics we have for journal performance are submission numbers (provided by Monica; since 1980) and online text views (since 2019, provided by Wiley Insights). I felt like less is more here, but let me know if you think (one of) those things should be reported.</w:t>
      </w:r>
    </w:p>
  </w:comment>
  <w:comment w:id="29" w:author="Christian Panitz" w:date="2024-03-23T22:18:00Z" w:initials="CP">
    <w:p w14:paraId="1A34A7A2" w14:textId="4A368507" w:rsidR="00E943DA" w:rsidRDefault="00E943DA">
      <w:pPr>
        <w:pStyle w:val="Kommentartext"/>
      </w:pPr>
      <w:r>
        <w:rPr>
          <w:rStyle w:val="Kommentarzeichen"/>
        </w:rPr>
        <w:annotationRef/>
      </w:r>
      <w:r>
        <w:t xml:space="preserve">By the way: My Word just displays the graph in shitty quality. They are actually vector graphs and therefore have better quality. They are saved in the </w:t>
      </w:r>
      <w:proofErr w:type="spellStart"/>
      <w:r>
        <w:t>dropbox</w:t>
      </w:r>
      <w:proofErr w:type="spellEnd"/>
      <w:r>
        <w:t xml:space="preserve"> (subfolder plots).</w:t>
      </w:r>
    </w:p>
  </w:comment>
  <w:comment w:id="30" w:author="Christian Panitz" w:date="2024-03-23T22:21:00Z" w:initials="CP">
    <w:p w14:paraId="1BD1CC10" w14:textId="77777777" w:rsidR="00BD0A1A" w:rsidRDefault="00BD0A1A">
      <w:pPr>
        <w:pStyle w:val="Kommentartext"/>
      </w:pPr>
      <w:r>
        <w:rPr>
          <w:rStyle w:val="Kommentarzeichen"/>
        </w:rPr>
        <w:annotationRef/>
      </w:r>
      <w:r>
        <w:t xml:space="preserve">I color-coded the clusters in the supplementary table as well. Please don’t be confused that the colors in the table don’t match the colors in the plot. For some reason, the plotting algorithm overwrites the colors that are set by </w:t>
      </w:r>
      <w:proofErr w:type="spellStart"/>
      <w:r>
        <w:t>bi</w:t>
      </w:r>
      <w:r w:rsidR="003B6D38">
        <w:t>bl</w:t>
      </w:r>
      <w:r>
        <w:t>iometrix</w:t>
      </w:r>
      <w:proofErr w:type="spellEnd"/>
      <w:r>
        <w:t xml:space="preserve"> (and that I exported for the table). I’ll find a way to fix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DA284CB" w14:textId="77599B23" w:rsidR="00796D76" w:rsidRDefault="00796D76">
      <w:pPr>
        <w:pStyle w:val="Kommentartext"/>
      </w:pPr>
      <w:r>
        <w:t xml:space="preserve">You can find the table in the </w:t>
      </w:r>
      <w:proofErr w:type="spellStart"/>
      <w:r>
        <w:t>dropbox</w:t>
      </w:r>
      <w:proofErr w:type="spellEnd"/>
      <w:r>
        <w:t xml:space="preserve"> subfolder “tables” (</w:t>
      </w:r>
      <w:proofErr w:type="spellStart"/>
      <w:r>
        <w:t>histTable</w:t>
      </w:r>
      <w:proofErr w:type="spellEnd"/>
      <w:r>
        <w:t>).</w:t>
      </w:r>
    </w:p>
  </w:comment>
  <w:comment w:id="31" w:author="Christian Panitz" w:date="2024-03-23T12:15:00Z" w:initials="CP">
    <w:p w14:paraId="50E21906" w14:textId="1F42B73F" w:rsidR="00EB7F07" w:rsidRDefault="00EB7F07">
      <w:pPr>
        <w:pStyle w:val="Kommentartext"/>
      </w:pPr>
      <w:r>
        <w:rPr>
          <w:rStyle w:val="Kommentarzeichen"/>
        </w:rPr>
        <w:annotationRef/>
      </w:r>
      <w:r>
        <w:t xml:space="preserve">Feel free to add observations for the key term table if you have any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2" w:author="Christian Panitz" w:date="2024-03-23T12:10:00Z" w:initials="CP">
    <w:p w14:paraId="709503B3" w14:textId="77777777" w:rsidR="00EB7F07" w:rsidRDefault="00EB7F07" w:rsidP="00EB7F07">
      <w:pPr>
        <w:pStyle w:val="Kommentartext"/>
        <w:numPr>
          <w:ilvl w:val="0"/>
          <w:numId w:val="4"/>
        </w:numPr>
      </w:pPr>
      <w:r>
        <w:rPr>
          <w:rStyle w:val="Kommentarzeichen"/>
        </w:rPr>
        <w:annotationRef/>
      </w:r>
      <w:r>
        <w:t xml:space="preserve"> In your presentation you had the line plot that basically showed the development of the last column here (top 10 overall) over the years. I felt that this depiction is a bit better suited to see what was going on in the early years but let me know if you disagree or want to add some plot here. </w:t>
      </w:r>
    </w:p>
    <w:p w14:paraId="0D56A187" w14:textId="4240F41F" w:rsidR="00EB7F07" w:rsidRDefault="00EB7F07" w:rsidP="00EB7F07">
      <w:pPr>
        <w:pStyle w:val="Kommentartext"/>
        <w:numPr>
          <w:ilvl w:val="0"/>
          <w:numId w:val="4"/>
        </w:numPr>
      </w:pPr>
      <w:r>
        <w:t xml:space="preserve"> I thought about adding the numbers of occurrences in parentheses behind the terms but then thought that it looks to cluttered. What do you think?</w:t>
      </w:r>
    </w:p>
  </w:comment>
  <w:comment w:id="33" w:author="Christian Panitz" w:date="2024-03-23T12:05:00Z" w:initials="CP">
    <w:p w14:paraId="33C03CCB" w14:textId="77777777" w:rsidR="00847D3A" w:rsidRDefault="00847D3A">
      <w:pPr>
        <w:pStyle w:val="Kommentartext"/>
      </w:pPr>
      <w:r>
        <w:rPr>
          <w:rStyle w:val="Kommentarzeichen"/>
        </w:rPr>
        <w:annotationRef/>
      </w:r>
      <w:r>
        <w:t>Here’s the Top 20. Let me know if you think we should expand.</w:t>
      </w:r>
    </w:p>
    <w:p w14:paraId="25984374" w14:textId="6CB88A6B" w:rsidR="00847D3A" w:rsidRDefault="00847D3A">
      <w:pPr>
        <w:pStyle w:val="Kommentartext"/>
      </w:pPr>
      <w:r w:rsidRPr="000F657E">
        <w:rPr>
          <w:rFonts w:ascii="Times New Roman" w:hAnsi="Times New Roman" w:cs="Times New Roman"/>
        </w:rPr>
        <w:drawing>
          <wp:inline distT="0" distB="0" distL="0" distR="0" wp14:anchorId="7EA31CC2" wp14:editId="5A04D8C5">
            <wp:extent cx="5727700" cy="4044950"/>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27700" cy="4044950"/>
                    </a:xfrm>
                    <a:prstGeom prst="rect">
                      <a:avLst/>
                    </a:prstGeom>
                  </pic:spPr>
                </pic:pic>
              </a:graphicData>
            </a:graphic>
          </wp:inline>
        </w:drawing>
      </w:r>
    </w:p>
  </w:comment>
  <w:comment w:id="34" w:author="Christian Panitz" w:date="2024-03-23T22:35:00Z" w:initials="CP">
    <w:p w14:paraId="542824D7" w14:textId="4FAF62A4" w:rsidR="00AD6DFC" w:rsidRDefault="00AD6DFC">
      <w:pPr>
        <w:pStyle w:val="Kommentartext"/>
      </w:pPr>
      <w:r>
        <w:rPr>
          <w:rStyle w:val="Kommentarzeichen"/>
        </w:rPr>
        <w:annotationRef/>
      </w:r>
      <w:r>
        <w:t xml:space="preserve">So, this is a variation of the </w:t>
      </w:r>
      <w:proofErr w:type="spellStart"/>
      <w:r>
        <w:t>bibliometrix</w:t>
      </w:r>
      <w:proofErr w:type="spellEnd"/>
      <w:r>
        <w:t xml:space="preserve"> graph (I have included the original below for you to compare). The difference is that, in this plot, key terms are selected if they are in the Top 50 all time. Identical to the original, 1</w:t>
      </w:r>
      <w:r w:rsidRPr="00AD6DFC">
        <w:rPr>
          <w:vertAlign w:val="superscript"/>
        </w:rPr>
        <w:t>st</w:t>
      </w:r>
      <w:r>
        <w:t xml:space="preserve"> quartile, median, and 3</w:t>
      </w:r>
      <w:r w:rsidRPr="00AD6DFC">
        <w:rPr>
          <w:vertAlign w:val="superscript"/>
        </w:rPr>
        <w:t>rd</w:t>
      </w:r>
      <w:r>
        <w:t xml:space="preserve"> quartile </w:t>
      </w:r>
      <w:proofErr w:type="gramStart"/>
      <w:r>
        <w:t>are</w:t>
      </w:r>
      <w:proofErr w:type="gramEnd"/>
      <w:r>
        <w:t xml:space="preserve"> plotted. It can easily be arranged to take different percentiles but I felt that already with 10</w:t>
      </w:r>
      <w:r w:rsidRPr="00AD6DFC">
        <w:rPr>
          <w:vertAlign w:val="superscript"/>
        </w:rPr>
        <w:t>th</w:t>
      </w:r>
      <w:r>
        <w:t xml:space="preserve"> and 90 </w:t>
      </w:r>
      <w:proofErr w:type="gramStart"/>
      <w:r>
        <w:t>percentile</w:t>
      </w:r>
      <w:proofErr w:type="gramEnd"/>
      <w:r>
        <w:t xml:space="preserve">, most lines spanned most of the time… not </w:t>
      </w:r>
      <w:proofErr w:type="spellStart"/>
      <w:r>
        <w:t>soo</w:t>
      </w:r>
      <w:proofErr w:type="spellEnd"/>
      <w:r>
        <w:t xml:space="preserve"> informative. Any other suggestions (more or less key terms, etc.) are welcome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5" w:author="Christian Panitz" w:date="2024-03-23T22:38:00Z" w:initials="CP">
    <w:p w14:paraId="6C6C7F3F" w14:textId="77777777" w:rsidR="00AD6DFC" w:rsidRDefault="00AD6DFC">
      <w:pPr>
        <w:pStyle w:val="Kommentartext"/>
      </w:pPr>
      <w:r>
        <w:rPr>
          <w:rStyle w:val="Kommentarzeichen"/>
        </w:rPr>
        <w:annotationRef/>
      </w:r>
      <w:r>
        <w:t>This is the original. Here, the selection is based on two steps: first for each year, all terms are considered that have their median publication year in this year. From that list, the most frequent one is listed. Identical to the first version, 1</w:t>
      </w:r>
      <w:r w:rsidRPr="00AD6DFC">
        <w:rPr>
          <w:vertAlign w:val="superscript"/>
        </w:rPr>
        <w:t>st</w:t>
      </w:r>
      <w:r>
        <w:t xml:space="preserve"> quartile, median, and 3</w:t>
      </w:r>
      <w:r w:rsidRPr="00AD6DFC">
        <w:rPr>
          <w:vertAlign w:val="superscript"/>
        </w:rPr>
        <w:t>rd</w:t>
      </w:r>
      <w:r>
        <w:t xml:space="preserve"> quartile </w:t>
      </w:r>
      <w:proofErr w:type="gramStart"/>
      <w:r>
        <w:t>are</w:t>
      </w:r>
      <w:proofErr w:type="gramEnd"/>
      <w:r>
        <w:t xml:space="preserve"> plotted.</w:t>
      </w:r>
    </w:p>
    <w:p w14:paraId="1CE04B6C" w14:textId="77777777" w:rsidR="00AD6DFC" w:rsidRDefault="00AD6DFC">
      <w:pPr>
        <w:pStyle w:val="Kommentartext"/>
      </w:pPr>
      <w:r>
        <w:t xml:space="preserve">Pro: you are guaranteed to have terms for all the years (my adaptation </w:t>
      </w:r>
      <w:r w:rsidR="001E44E3">
        <w:t>appears to give an advantage to newer(</w:t>
      </w:r>
      <w:proofErr w:type="spellStart"/>
      <w:r w:rsidR="001E44E3">
        <w:t>ish</w:t>
      </w:r>
      <w:proofErr w:type="spellEnd"/>
      <w:r w:rsidR="001E44E3">
        <w:t>) key terms, which might be confounded increasing article numbers). Con: it might highlight some words that were really not that important but just had no competition in this year.</w:t>
      </w:r>
    </w:p>
    <w:p w14:paraId="3718C058" w14:textId="77777777" w:rsidR="001E44E3" w:rsidRDefault="001E44E3">
      <w:pPr>
        <w:pStyle w:val="Kommentartext"/>
      </w:pPr>
      <w:r>
        <w:t>We can extract 2 or more terms per year. On the one hand, this might be interesting but on the other hand, the list gets twice (or more times) as long and it could become a bit confusing.</w:t>
      </w:r>
    </w:p>
    <w:p w14:paraId="31EAFDBC" w14:textId="515C7752" w:rsidR="001E44E3" w:rsidRDefault="001E44E3">
      <w:pPr>
        <w:pStyle w:val="Kommentartext"/>
      </w:pPr>
      <w:r>
        <w:t>I thought to go with the first variant anyway (extracting the top 50 of all time rather than the top medians). But in case you are for this variant (we can also put it in the supplement), let me know how many terms per year.</w:t>
      </w:r>
    </w:p>
  </w:comment>
  <w:comment w:id="36" w:author="Christian Panitz" w:date="2024-03-24T01:59:00Z" w:initials="CP">
    <w:p w14:paraId="42B97202" w14:textId="75B950E8" w:rsidR="00CF4795" w:rsidRDefault="00CF4795">
      <w:pPr>
        <w:pStyle w:val="Kommentartext"/>
      </w:pPr>
      <w:r>
        <w:rPr>
          <w:rStyle w:val="Kommentarzeichen"/>
        </w:rPr>
        <w:annotationRef/>
      </w:r>
      <w:r>
        <w:t xml:space="preserve">I thought that it would be good to have them by decade, like the key term table before. Right now, however, everything is too small (even if we get better quality). </w:t>
      </w:r>
      <w:r>
        <w:t xml:space="preserve">So, I/we have to think about whether we leave it like that or if we should go back to 3 x 20 </w:t>
      </w:r>
      <w:r>
        <w:t>years.</w:t>
      </w:r>
      <w:bookmarkStart w:id="37" w:name="_GoBack"/>
      <w:bookmarkEnd w:id="37"/>
    </w:p>
  </w:comment>
  <w:comment w:id="38" w:author="Christian Panitz" w:date="2024-03-24T00:47:00Z" w:initials="CP">
    <w:p w14:paraId="78305CC7" w14:textId="77777777" w:rsidR="008B094D" w:rsidRDefault="008B094D">
      <w:pPr>
        <w:pStyle w:val="Kommentartext"/>
      </w:pPr>
      <w:r>
        <w:rPr>
          <w:rStyle w:val="Kommentarzeichen"/>
        </w:rPr>
        <w:annotationRef/>
      </w:r>
      <w:r>
        <w:t>That’s just for me/us as an overview.</w:t>
      </w:r>
    </w:p>
    <w:p w14:paraId="073D883D" w14:textId="77777777" w:rsidR="008B094D" w:rsidRDefault="008B094D">
      <w:pPr>
        <w:pStyle w:val="Kommentartext"/>
      </w:pPr>
    </w:p>
    <w:p w14:paraId="145BF69B" w14:textId="77777777" w:rsidR="00E15919" w:rsidRDefault="008B094D">
      <w:pPr>
        <w:pStyle w:val="Kommentartext"/>
      </w:pPr>
      <w:r>
        <w:t>I am not fully decided on the author teams yet.</w:t>
      </w:r>
    </w:p>
    <w:p w14:paraId="2D4A6EE6" w14:textId="77777777" w:rsidR="00E15919" w:rsidRDefault="00E15919" w:rsidP="00E15919">
      <w:pPr>
        <w:pStyle w:val="Kommentartext"/>
        <w:numPr>
          <w:ilvl w:val="0"/>
          <w:numId w:val="5"/>
        </w:numPr>
      </w:pPr>
      <w:r>
        <w:t xml:space="preserve"> </w:t>
      </w:r>
      <w:r w:rsidR="008B094D">
        <w:t>Not sure if team s</w:t>
      </w:r>
      <w:r w:rsidR="000837CB">
        <w:t>ize is that interesting to readers.</w:t>
      </w:r>
    </w:p>
    <w:p w14:paraId="3DB909C0" w14:textId="77777777" w:rsidR="008B094D" w:rsidRDefault="000837CB" w:rsidP="00E15919">
      <w:pPr>
        <w:pStyle w:val="Kommentartext"/>
        <w:numPr>
          <w:ilvl w:val="0"/>
          <w:numId w:val="5"/>
        </w:numPr>
      </w:pPr>
      <w:r>
        <w:t xml:space="preserve">I’ll elaborate on the countries in a future version of the </w:t>
      </w:r>
      <w:r w:rsidR="00E15919">
        <w:t>draft</w:t>
      </w:r>
      <w:r>
        <w:t>.</w:t>
      </w:r>
      <w:r w:rsidR="00E15919">
        <w:t xml:space="preserve"> But there’s also some missing data. We definitely have to skip the first 15ish years (50-100% missing data) and might consider skipping the next years, too… 1998 is the first year without missing values. Interestingly, from skimming the data, the missing values are mostly for papers from the US (first authorship)</w:t>
      </w:r>
    </w:p>
    <w:p w14:paraId="209B4D7E" w14:textId="05437BC8" w:rsidR="00E15919" w:rsidRDefault="00E15919" w:rsidP="00E15919">
      <w:pPr>
        <w:pStyle w:val="Kommentartext"/>
        <w:numPr>
          <w:ilvl w:val="0"/>
          <w:numId w:val="5"/>
        </w:numPr>
      </w:pPr>
      <w:r>
        <w:t xml:space="preserve"> Gender, I think, we should do. We have data from Monica but I have to ask her again what exactly the data shows, as it says “first author / corresponding author” and I am not quite sure, how it was collected</w:t>
      </w:r>
    </w:p>
  </w:comment>
  <w:comment w:id="39" w:author="Christian Panitz" w:date="2024-03-24T01:34:00Z" w:initials="CP">
    <w:p w14:paraId="6182F030" w14:textId="77777777" w:rsidR="00240003" w:rsidRDefault="00693F25">
      <w:pPr>
        <w:pStyle w:val="Kommentartext"/>
      </w:pPr>
      <w:r>
        <w:rPr>
          <w:rStyle w:val="Kommentarzeichen"/>
        </w:rPr>
        <w:annotationRef/>
      </w:r>
      <w:r>
        <w:t xml:space="preserve">I thought it would be cool to have some </w:t>
      </w:r>
      <w:r w:rsidR="00240003">
        <w:t>“this is where we are now thematically, and this is how it could continue”. I created some thematic maps (</w:t>
      </w:r>
      <w:proofErr w:type="spellStart"/>
      <w:r w:rsidR="00240003">
        <w:t>themMap</w:t>
      </w:r>
      <w:proofErr w:type="spellEnd"/>
      <w:r w:rsidR="00240003">
        <w:t>-files in the plots folder). My current problem is that I tried out different algorithms for cluster statistics and I got wildly differing results. So, I would have to understand the algorithms better to make an informed decision. But if you want to, you can already have a look at the plots and see if any of the patterns make more sense to you.</w:t>
      </w:r>
    </w:p>
    <w:p w14:paraId="53891F15" w14:textId="77777777" w:rsidR="00240003" w:rsidRDefault="00240003">
      <w:pPr>
        <w:pStyle w:val="Kommentartext"/>
      </w:pPr>
      <w:r>
        <w:t>As a reminder (I think we talked about this before):</w:t>
      </w:r>
    </w:p>
    <w:p w14:paraId="50AECF88" w14:textId="77777777" w:rsidR="00240003" w:rsidRDefault="00240003" w:rsidP="00240003">
      <w:pPr>
        <w:pStyle w:val="Kommentartext"/>
        <w:numPr>
          <w:ilvl w:val="0"/>
          <w:numId w:val="5"/>
        </w:numPr>
      </w:pPr>
      <w:r>
        <w:t xml:space="preserve"> Centrality means that a key word cluster is in the middle of </w:t>
      </w:r>
      <w:proofErr w:type="gramStart"/>
      <w:r>
        <w:t>other</w:t>
      </w:r>
      <w:proofErr w:type="gramEnd"/>
      <w:r>
        <w:t xml:space="preserve"> cluster, so it has the role of a hub</w:t>
      </w:r>
    </w:p>
    <w:p w14:paraId="2C650B41" w14:textId="35ECF213" w:rsidR="00693F25" w:rsidRDefault="00240003" w:rsidP="00240003">
      <w:pPr>
        <w:pStyle w:val="Kommentartext"/>
        <w:numPr>
          <w:ilvl w:val="0"/>
          <w:numId w:val="5"/>
        </w:numPr>
      </w:pPr>
      <w:r>
        <w:t xml:space="preserve"> Density means that there are many and strong connections (co-occurrences) within the cluster, so that subfield does “complete” research, i.e. co-investigates everything with everything (within the cluster).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710327" w15:done="0"/>
  <w15:commentEx w15:paraId="73E71A55" w15:done="0"/>
  <w15:commentEx w15:paraId="760E58FC" w15:done="0"/>
  <w15:commentEx w15:paraId="7EFC1B26" w15:done="0"/>
  <w15:commentEx w15:paraId="074A7496" w15:done="0"/>
  <w15:commentEx w15:paraId="05829AD0" w15:done="0"/>
  <w15:commentEx w15:paraId="09835CA0" w15:done="0"/>
  <w15:commentEx w15:paraId="4A0F6348" w15:done="0"/>
  <w15:commentEx w15:paraId="29DDA8D3" w15:done="0"/>
  <w15:commentEx w15:paraId="6F23E1D3" w15:done="0"/>
  <w15:commentEx w15:paraId="1A34A7A2" w15:done="0"/>
  <w15:commentEx w15:paraId="2DA284CB" w15:done="0"/>
  <w15:commentEx w15:paraId="50E21906" w15:done="0"/>
  <w15:commentEx w15:paraId="0D56A187" w15:done="0"/>
  <w15:commentEx w15:paraId="25984374" w15:done="0"/>
  <w15:commentEx w15:paraId="542824D7" w15:done="0"/>
  <w15:commentEx w15:paraId="31EAFDBC" w15:done="0"/>
  <w15:commentEx w15:paraId="42B97202" w15:done="0"/>
  <w15:commentEx w15:paraId="209B4D7E" w15:done="0"/>
  <w15:commentEx w15:paraId="2C650B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710327" w16cid:durableId="299D5F9B"/>
  <w16cid:commentId w16cid:paraId="73E71A55" w16cid:durableId="29A9E202"/>
  <w16cid:commentId w16cid:paraId="760E58FC" w16cid:durableId="29A9F16C"/>
  <w16cid:commentId w16cid:paraId="7EFC1B26" w16cid:durableId="29AA03B3"/>
  <w16cid:commentId w16cid:paraId="074A7496" w16cid:durableId="29A9F49F"/>
  <w16cid:commentId w16cid:paraId="05829AD0" w16cid:durableId="29AA042A"/>
  <w16cid:commentId w16cid:paraId="09835CA0" w16cid:durableId="29787461"/>
  <w16cid:commentId w16cid:paraId="4A0F6348" w16cid:durableId="29AA0395"/>
  <w16cid:commentId w16cid:paraId="29DDA8D3" w16cid:durableId="29AA0346"/>
  <w16cid:commentId w16cid:paraId="6F23E1D3" w16cid:durableId="29A9D1CE"/>
  <w16cid:commentId w16cid:paraId="1A34A7A2" w16cid:durableId="29A9D3A1"/>
  <w16cid:commentId w16cid:paraId="2DA284CB" w16cid:durableId="29A9D454"/>
  <w16cid:commentId w16cid:paraId="50E21906" w16cid:durableId="29A94659"/>
  <w16cid:commentId w16cid:paraId="0D56A187" w16cid:durableId="29A94549"/>
  <w16cid:commentId w16cid:paraId="25984374" w16cid:durableId="29A9441E"/>
  <w16cid:commentId w16cid:paraId="542824D7" w16cid:durableId="29A9D7A4"/>
  <w16cid:commentId w16cid:paraId="31EAFDBC" w16cid:durableId="29A9D873"/>
  <w16cid:commentId w16cid:paraId="42B97202" w16cid:durableId="29AA079D"/>
  <w16cid:commentId w16cid:paraId="209B4D7E" w16cid:durableId="29A9F68D"/>
  <w16cid:commentId w16cid:paraId="2C650B41" w16cid:durableId="29AA01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17996" w14:textId="77777777" w:rsidR="00CC69A2" w:rsidRDefault="00CC69A2" w:rsidP="00821F19">
      <w:r>
        <w:separator/>
      </w:r>
    </w:p>
  </w:endnote>
  <w:endnote w:type="continuationSeparator" w:id="0">
    <w:p w14:paraId="5896A6CE" w14:textId="77777777" w:rsidR="00CC69A2" w:rsidRDefault="00CC69A2" w:rsidP="00821F19">
      <w:r>
        <w:continuationSeparator/>
      </w:r>
    </w:p>
  </w:endnote>
  <w:endnote w:type="continuationNotice" w:id="1">
    <w:p w14:paraId="1726786C" w14:textId="77777777" w:rsidR="00CC69A2" w:rsidRDefault="00CC69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00000287" w:usb1="08070000" w:usb2="00000010"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91F17" w14:textId="77777777" w:rsidR="00CC69A2" w:rsidRDefault="00CC69A2" w:rsidP="00821F19">
      <w:r>
        <w:separator/>
      </w:r>
    </w:p>
  </w:footnote>
  <w:footnote w:type="continuationSeparator" w:id="0">
    <w:p w14:paraId="2E3CF927" w14:textId="77777777" w:rsidR="00CC69A2" w:rsidRDefault="00CC69A2" w:rsidP="00821F19">
      <w:r>
        <w:continuationSeparator/>
      </w:r>
    </w:p>
  </w:footnote>
  <w:footnote w:type="continuationNotice" w:id="1">
    <w:p w14:paraId="5093826A" w14:textId="77777777" w:rsidR="00CC69A2" w:rsidRDefault="00CC69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723C7"/>
    <w:multiLevelType w:val="hybridMultilevel"/>
    <w:tmpl w:val="4F1EC3D8"/>
    <w:lvl w:ilvl="0" w:tplc="D100A7A0">
      <w:start w:val="20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533685"/>
    <w:multiLevelType w:val="hybridMultilevel"/>
    <w:tmpl w:val="99EA4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36BA3"/>
    <w:multiLevelType w:val="hybridMultilevel"/>
    <w:tmpl w:val="7294F3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E5284"/>
    <w:multiLevelType w:val="hybridMultilevel"/>
    <w:tmpl w:val="A87C2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9325ED"/>
    <w:multiLevelType w:val="hybridMultilevel"/>
    <w:tmpl w:val="8A544B68"/>
    <w:lvl w:ilvl="0" w:tplc="D8C47C1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087806"/>
    <w:multiLevelType w:val="hybridMultilevel"/>
    <w:tmpl w:val="A21ECD36"/>
    <w:lvl w:ilvl="0" w:tplc="7E060DD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ian Panitz">
    <w15:presenceInfo w15:providerId="None" w15:userId="Christian Pan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CCD"/>
    <w:rsid w:val="00036E24"/>
    <w:rsid w:val="000502FD"/>
    <w:rsid w:val="000538C4"/>
    <w:rsid w:val="000820E6"/>
    <w:rsid w:val="000837CB"/>
    <w:rsid w:val="000A5E94"/>
    <w:rsid w:val="000D3036"/>
    <w:rsid w:val="000E3523"/>
    <w:rsid w:val="000F657E"/>
    <w:rsid w:val="00101C7B"/>
    <w:rsid w:val="0012380D"/>
    <w:rsid w:val="00135E33"/>
    <w:rsid w:val="001412EF"/>
    <w:rsid w:val="001638B6"/>
    <w:rsid w:val="00183FBF"/>
    <w:rsid w:val="001855CC"/>
    <w:rsid w:val="00195967"/>
    <w:rsid w:val="00197503"/>
    <w:rsid w:val="001C5D37"/>
    <w:rsid w:val="001D5EF4"/>
    <w:rsid w:val="001E44E3"/>
    <w:rsid w:val="0020272F"/>
    <w:rsid w:val="002064CE"/>
    <w:rsid w:val="00215C88"/>
    <w:rsid w:val="00237123"/>
    <w:rsid w:val="00240003"/>
    <w:rsid w:val="002458CB"/>
    <w:rsid w:val="00251D6C"/>
    <w:rsid w:val="00272727"/>
    <w:rsid w:val="002730F8"/>
    <w:rsid w:val="0027730A"/>
    <w:rsid w:val="002878BE"/>
    <w:rsid w:val="002922F8"/>
    <w:rsid w:val="002A19B5"/>
    <w:rsid w:val="002A63FB"/>
    <w:rsid w:val="002D2573"/>
    <w:rsid w:val="002E04D5"/>
    <w:rsid w:val="002E10A1"/>
    <w:rsid w:val="002E18DE"/>
    <w:rsid w:val="002E405C"/>
    <w:rsid w:val="002F2A08"/>
    <w:rsid w:val="00300DAF"/>
    <w:rsid w:val="003078A9"/>
    <w:rsid w:val="003535B0"/>
    <w:rsid w:val="0036254E"/>
    <w:rsid w:val="003B6D38"/>
    <w:rsid w:val="004009C9"/>
    <w:rsid w:val="00401465"/>
    <w:rsid w:val="00405779"/>
    <w:rsid w:val="00407A1F"/>
    <w:rsid w:val="004261FD"/>
    <w:rsid w:val="004A3A11"/>
    <w:rsid w:val="004B751E"/>
    <w:rsid w:val="004F16A6"/>
    <w:rsid w:val="004F2B7E"/>
    <w:rsid w:val="004F5655"/>
    <w:rsid w:val="004F7639"/>
    <w:rsid w:val="00503E32"/>
    <w:rsid w:val="00504878"/>
    <w:rsid w:val="00510346"/>
    <w:rsid w:val="00513C02"/>
    <w:rsid w:val="005506B8"/>
    <w:rsid w:val="005654D3"/>
    <w:rsid w:val="00567FD2"/>
    <w:rsid w:val="00583B73"/>
    <w:rsid w:val="005954CB"/>
    <w:rsid w:val="005A4C00"/>
    <w:rsid w:val="005C02E8"/>
    <w:rsid w:val="005C0504"/>
    <w:rsid w:val="00612F85"/>
    <w:rsid w:val="00616625"/>
    <w:rsid w:val="00620BC3"/>
    <w:rsid w:val="00626466"/>
    <w:rsid w:val="00630013"/>
    <w:rsid w:val="00651F57"/>
    <w:rsid w:val="00652E0F"/>
    <w:rsid w:val="006843F6"/>
    <w:rsid w:val="00693F25"/>
    <w:rsid w:val="006F33AE"/>
    <w:rsid w:val="007043C9"/>
    <w:rsid w:val="007164E0"/>
    <w:rsid w:val="00720D76"/>
    <w:rsid w:val="00725B53"/>
    <w:rsid w:val="00732EF3"/>
    <w:rsid w:val="007904CE"/>
    <w:rsid w:val="00796D76"/>
    <w:rsid w:val="007C7F9E"/>
    <w:rsid w:val="007E7B5E"/>
    <w:rsid w:val="007F3822"/>
    <w:rsid w:val="00804CEC"/>
    <w:rsid w:val="008066F0"/>
    <w:rsid w:val="0081422C"/>
    <w:rsid w:val="00821572"/>
    <w:rsid w:val="00821F19"/>
    <w:rsid w:val="00847CCD"/>
    <w:rsid w:val="00847D3A"/>
    <w:rsid w:val="00850F27"/>
    <w:rsid w:val="00856704"/>
    <w:rsid w:val="008B094D"/>
    <w:rsid w:val="008B12C0"/>
    <w:rsid w:val="008B67F7"/>
    <w:rsid w:val="00900A4E"/>
    <w:rsid w:val="009573DE"/>
    <w:rsid w:val="009856E3"/>
    <w:rsid w:val="00985B96"/>
    <w:rsid w:val="009B7EEF"/>
    <w:rsid w:val="009C2CFA"/>
    <w:rsid w:val="009C3161"/>
    <w:rsid w:val="009C507D"/>
    <w:rsid w:val="00A545EC"/>
    <w:rsid w:val="00A66850"/>
    <w:rsid w:val="00A668F0"/>
    <w:rsid w:val="00A8391B"/>
    <w:rsid w:val="00AA0867"/>
    <w:rsid w:val="00AB782B"/>
    <w:rsid w:val="00AD6DFC"/>
    <w:rsid w:val="00AE0DDE"/>
    <w:rsid w:val="00AF7A6B"/>
    <w:rsid w:val="00B00F5D"/>
    <w:rsid w:val="00B0668D"/>
    <w:rsid w:val="00B47662"/>
    <w:rsid w:val="00B700AC"/>
    <w:rsid w:val="00BA43C9"/>
    <w:rsid w:val="00BC76BB"/>
    <w:rsid w:val="00BD0A1A"/>
    <w:rsid w:val="00BD5152"/>
    <w:rsid w:val="00C0191C"/>
    <w:rsid w:val="00C3103E"/>
    <w:rsid w:val="00C64D1D"/>
    <w:rsid w:val="00C678D4"/>
    <w:rsid w:val="00C747F0"/>
    <w:rsid w:val="00C844CB"/>
    <w:rsid w:val="00CC69A2"/>
    <w:rsid w:val="00CC7A47"/>
    <w:rsid w:val="00CE2F98"/>
    <w:rsid w:val="00CE708B"/>
    <w:rsid w:val="00CF33C0"/>
    <w:rsid w:val="00CF4795"/>
    <w:rsid w:val="00D2274A"/>
    <w:rsid w:val="00D43B30"/>
    <w:rsid w:val="00D52848"/>
    <w:rsid w:val="00D63E61"/>
    <w:rsid w:val="00D65F90"/>
    <w:rsid w:val="00D664B6"/>
    <w:rsid w:val="00D73192"/>
    <w:rsid w:val="00DC0771"/>
    <w:rsid w:val="00DE7815"/>
    <w:rsid w:val="00DF2269"/>
    <w:rsid w:val="00E03A49"/>
    <w:rsid w:val="00E15919"/>
    <w:rsid w:val="00E2697A"/>
    <w:rsid w:val="00E457C9"/>
    <w:rsid w:val="00E4704E"/>
    <w:rsid w:val="00E56DCF"/>
    <w:rsid w:val="00E83F42"/>
    <w:rsid w:val="00E9401D"/>
    <w:rsid w:val="00E943DA"/>
    <w:rsid w:val="00EA4097"/>
    <w:rsid w:val="00EB7F07"/>
    <w:rsid w:val="00EC6639"/>
    <w:rsid w:val="00EE5CD1"/>
    <w:rsid w:val="00EF7A63"/>
    <w:rsid w:val="00EF7CCC"/>
    <w:rsid w:val="00F95CFA"/>
    <w:rsid w:val="00FA4B4A"/>
    <w:rsid w:val="00FC65EA"/>
    <w:rsid w:val="00FF0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300330"/>
  <w14:defaultImageDpi w14:val="32767"/>
  <w15:chartTrackingRefBased/>
  <w15:docId w15:val="{95164EA4-31CB-4D2C-9B8E-5DC509EDC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47CCD"/>
  </w:style>
  <w:style w:type="paragraph" w:styleId="berschrift1">
    <w:name w:val="heading 1"/>
    <w:basedOn w:val="Standard"/>
    <w:next w:val="Standard"/>
    <w:link w:val="berschrift1Zchn"/>
    <w:uiPriority w:val="9"/>
    <w:qFormat/>
    <w:rsid w:val="00EF7CCC"/>
    <w:pPr>
      <w:keepNext/>
      <w:keepLines/>
      <w:spacing w:line="480" w:lineRule="auto"/>
      <w:jc w:val="both"/>
      <w:outlineLvl w:val="0"/>
    </w:pPr>
    <w:rPr>
      <w:rFonts w:ascii="Times New Roman" w:eastAsia="MS Gothic" w:hAnsi="Times New Roman" w:cs="Times New Roman"/>
      <w:b/>
      <w:bCs/>
      <w:kern w:val="0"/>
      <w:sz w:val="22"/>
      <w:szCs w:val="32"/>
      <w:lang w:val="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21F19"/>
    <w:pPr>
      <w:tabs>
        <w:tab w:val="center" w:pos="4513"/>
        <w:tab w:val="right" w:pos="9026"/>
      </w:tabs>
    </w:pPr>
  </w:style>
  <w:style w:type="character" w:customStyle="1" w:styleId="KopfzeileZchn">
    <w:name w:val="Kopfzeile Zchn"/>
    <w:basedOn w:val="Absatz-Standardschriftart"/>
    <w:link w:val="Kopfzeile"/>
    <w:uiPriority w:val="99"/>
    <w:rsid w:val="00821F19"/>
    <w:rPr>
      <w:lang w:val="en-US"/>
    </w:rPr>
  </w:style>
  <w:style w:type="paragraph" w:styleId="Fuzeile">
    <w:name w:val="footer"/>
    <w:basedOn w:val="Standard"/>
    <w:link w:val="FuzeileZchn"/>
    <w:uiPriority w:val="99"/>
    <w:unhideWhenUsed/>
    <w:rsid w:val="00821F19"/>
    <w:pPr>
      <w:tabs>
        <w:tab w:val="center" w:pos="4513"/>
        <w:tab w:val="right" w:pos="9026"/>
      </w:tabs>
    </w:pPr>
  </w:style>
  <w:style w:type="character" w:customStyle="1" w:styleId="FuzeileZchn">
    <w:name w:val="Fußzeile Zchn"/>
    <w:basedOn w:val="Absatz-Standardschriftart"/>
    <w:link w:val="Fuzeile"/>
    <w:uiPriority w:val="99"/>
    <w:rsid w:val="00821F19"/>
    <w:rPr>
      <w:lang w:val="en-US"/>
    </w:rPr>
  </w:style>
  <w:style w:type="character" w:styleId="Platzhaltertext">
    <w:name w:val="Placeholder Text"/>
    <w:basedOn w:val="Absatz-Standardschriftart"/>
    <w:uiPriority w:val="99"/>
    <w:semiHidden/>
    <w:rsid w:val="001855CC"/>
    <w:rPr>
      <w:color w:val="808080"/>
    </w:rPr>
  </w:style>
  <w:style w:type="paragraph" w:styleId="Listenabsatz">
    <w:name w:val="List Paragraph"/>
    <w:basedOn w:val="Standard"/>
    <w:uiPriority w:val="34"/>
    <w:qFormat/>
    <w:rsid w:val="00620BC3"/>
    <w:pPr>
      <w:ind w:left="720"/>
      <w:contextualSpacing/>
    </w:pPr>
  </w:style>
  <w:style w:type="character" w:styleId="Kommentarzeichen">
    <w:name w:val="annotation reference"/>
    <w:basedOn w:val="Absatz-Standardschriftart"/>
    <w:uiPriority w:val="99"/>
    <w:semiHidden/>
    <w:unhideWhenUsed/>
    <w:rsid w:val="00CE2F98"/>
    <w:rPr>
      <w:sz w:val="16"/>
      <w:szCs w:val="16"/>
    </w:rPr>
  </w:style>
  <w:style w:type="paragraph" w:styleId="Kommentartext">
    <w:name w:val="annotation text"/>
    <w:basedOn w:val="Standard"/>
    <w:link w:val="KommentartextZchn"/>
    <w:uiPriority w:val="99"/>
    <w:semiHidden/>
    <w:unhideWhenUsed/>
    <w:rsid w:val="00CE2F98"/>
    <w:rPr>
      <w:sz w:val="20"/>
      <w:szCs w:val="20"/>
    </w:rPr>
  </w:style>
  <w:style w:type="character" w:customStyle="1" w:styleId="KommentartextZchn">
    <w:name w:val="Kommentartext Zchn"/>
    <w:basedOn w:val="Absatz-Standardschriftart"/>
    <w:link w:val="Kommentartext"/>
    <w:uiPriority w:val="99"/>
    <w:semiHidden/>
    <w:rsid w:val="00CE2F98"/>
    <w:rPr>
      <w:sz w:val="20"/>
      <w:szCs w:val="20"/>
    </w:rPr>
  </w:style>
  <w:style w:type="paragraph" w:styleId="Kommentarthema">
    <w:name w:val="annotation subject"/>
    <w:basedOn w:val="Kommentartext"/>
    <w:next w:val="Kommentartext"/>
    <w:link w:val="KommentarthemaZchn"/>
    <w:uiPriority w:val="99"/>
    <w:semiHidden/>
    <w:unhideWhenUsed/>
    <w:rsid w:val="00CE2F98"/>
    <w:rPr>
      <w:b/>
      <w:bCs/>
    </w:rPr>
  </w:style>
  <w:style w:type="character" w:customStyle="1" w:styleId="KommentarthemaZchn">
    <w:name w:val="Kommentarthema Zchn"/>
    <w:basedOn w:val="KommentartextZchn"/>
    <w:link w:val="Kommentarthema"/>
    <w:uiPriority w:val="99"/>
    <w:semiHidden/>
    <w:rsid w:val="00CE2F98"/>
    <w:rPr>
      <w:b/>
      <w:bCs/>
      <w:sz w:val="20"/>
      <w:szCs w:val="20"/>
    </w:rPr>
  </w:style>
  <w:style w:type="paragraph" w:styleId="Sprechblasentext">
    <w:name w:val="Balloon Text"/>
    <w:basedOn w:val="Standard"/>
    <w:link w:val="SprechblasentextZchn"/>
    <w:uiPriority w:val="99"/>
    <w:semiHidden/>
    <w:unhideWhenUsed/>
    <w:rsid w:val="00CE2F98"/>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E2F98"/>
    <w:rPr>
      <w:rFonts w:ascii="Segoe UI" w:hAnsi="Segoe UI" w:cs="Segoe UI"/>
      <w:sz w:val="18"/>
      <w:szCs w:val="18"/>
    </w:rPr>
  </w:style>
  <w:style w:type="table" w:styleId="Tabellenraster">
    <w:name w:val="Table Grid"/>
    <w:basedOn w:val="NormaleTabelle"/>
    <w:uiPriority w:val="39"/>
    <w:rsid w:val="00407A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07A1F"/>
    <w:pPr>
      <w:spacing w:after="200"/>
    </w:pPr>
    <w:rPr>
      <w:i/>
      <w:iCs/>
      <w:color w:val="44546A" w:themeColor="text2"/>
      <w:sz w:val="18"/>
      <w:szCs w:val="18"/>
    </w:rPr>
  </w:style>
  <w:style w:type="character" w:customStyle="1" w:styleId="berschrift1Zchn">
    <w:name w:val="Überschrift 1 Zchn"/>
    <w:basedOn w:val="Absatz-Standardschriftart"/>
    <w:link w:val="berschrift1"/>
    <w:uiPriority w:val="9"/>
    <w:rsid w:val="00EF7CCC"/>
    <w:rPr>
      <w:rFonts w:ascii="Times New Roman" w:eastAsia="MS Gothic" w:hAnsi="Times New Roman" w:cs="Times New Roman"/>
      <w:b/>
      <w:bCs/>
      <w:kern w:val="0"/>
      <w:sz w:val="22"/>
      <w:szCs w:val="32"/>
      <w:lang w:val="de-DE"/>
      <w14:ligatures w14:val="none"/>
    </w:rPr>
  </w:style>
  <w:style w:type="character" w:styleId="Hyperlink">
    <w:name w:val="Hyperlink"/>
    <w:basedOn w:val="Absatz-Standardschriftart"/>
    <w:uiPriority w:val="99"/>
    <w:unhideWhenUsed/>
    <w:rsid w:val="00EF7CCC"/>
    <w:rPr>
      <w:color w:val="0563C1" w:themeColor="hyperlink"/>
      <w:u w:val="single"/>
    </w:rPr>
  </w:style>
  <w:style w:type="character" w:styleId="NichtaufgelsteErwhnung">
    <w:name w:val="Unresolved Mention"/>
    <w:basedOn w:val="Absatz-Standardschriftart"/>
    <w:uiPriority w:val="99"/>
    <w:semiHidden/>
    <w:unhideWhenUsed/>
    <w:rsid w:val="00EF7C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7499881">
      <w:bodyDiv w:val="1"/>
      <w:marLeft w:val="0"/>
      <w:marRight w:val="0"/>
      <w:marTop w:val="0"/>
      <w:marBottom w:val="0"/>
      <w:divBdr>
        <w:top w:val="none" w:sz="0" w:space="0" w:color="auto"/>
        <w:left w:val="none" w:sz="0" w:space="0" w:color="auto"/>
        <w:bottom w:val="none" w:sz="0" w:space="0" w:color="auto"/>
        <w:right w:val="none" w:sz="0" w:space="0" w:color="auto"/>
      </w:divBdr>
    </w:div>
    <w:div w:id="175748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oleObject" Target="embeddings/oleObject4.bin"/><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oleObject" Target="embeddings/oleObject2.bin"/><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6.emf"/><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e"/>
          <w:gallery w:val="placeholder"/>
        </w:category>
        <w:types>
          <w:type w:val="bbPlcHdr"/>
        </w:types>
        <w:behaviors>
          <w:behavior w:val="content"/>
        </w:behaviors>
        <w:guid w:val="{E2902D29-4501-465D-9E70-7876F27D03EC}"/>
      </w:docPartPr>
      <w:docPartBody>
        <w:p w:rsidR="00D1420C" w:rsidRDefault="00717D5E">
          <w:r w:rsidRPr="00872212">
            <w:rPr>
              <w:rStyle w:val="Platzhaltertext"/>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00000287" w:usb1="08070000" w:usb2="00000010"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D5E"/>
    <w:rsid w:val="00717D5E"/>
    <w:rsid w:val="007578C1"/>
    <w:rsid w:val="009C0AC7"/>
    <w:rsid w:val="00D14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17D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49"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4E1917-6006-4F3C-98D8-EB24089E07CF}">
  <we:reference id="wa104382081" version="1.55.1.0" store="it-IT" storeType="OMEX"/>
  <we:alternateReferences>
    <we:reference id="wa104382081" version="1.55.1.0" store="" storeType="OMEX"/>
  </we:alternateReferences>
  <we:properties>
    <we:property name="MENDELEY_CITATIONS" value="[{&quot;citationID&quot;:&quot;MENDELEY_CITATION_a98fa05a-bcb8-4680-9f5a-735063204c57&quot;,&quot;properties&quot;:{&quot;noteIndex&quot;:0},&quot;isEdited&quot;:false,&quot;manualOverride&quot;:{&quot;isManuallyOverridden&quot;:false,&quot;citeprocText&quot;:&quot;(Ax, 1964)&quot;,&quot;manualOverrideText&quot;:&quot;&quot;},&quot;citationTag&quot;:&quot;MENDELEY_CITATION_v3_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&quot;,&quot;citationItems&quot;:[{&quot;id&quot;:&quot;ae3fecf6-11c8-3e5a-a044-e66779cc277a&quot;,&quot;itemData&quot;:{&quot;type&quot;:&quot;article-journal&quot;,&quot;id&quot;:&quot;ae3fecf6-11c8-3e5a-a044-e66779cc277a&quot;,&quot;title&quot;:&quot;Goals and methods of psychophysiology&quot;,&quot;author&quot;:[{&quot;family&quot;:&quot;Ax&quot;,&quot;given&quot;:&quot;Albert F&quot;,&quot;parse-names&quot;:false,&quot;dropping-particle&quot;:&quot;&quot;,&quot;non-dropping-particle&quot;:&quot;&quot;}],&quot;container-title&quot;:&quot;Psychophysiology&quot;,&quot;container-title-short&quot;:&quot;Psychophysiology&quot;,&quot;ISSN&quot;:&quot;0048-5772&quot;,&quot;issued&quot;:{&quot;date-parts&quot;:[[1964]]},&quot;page&quot;:&quot;8-25&quot;,&quot;publisher&quot;:&quot;Wiley Online Library&quot;,&quot;issue&quot;:&quot;1&quot;,&quot;volume&quot;:&quot;1&quot;},&quot;isTemporary&quot;:false}]},{&quot;citationID&quot;:&quot;MENDELEY_CITATION_24a19f82-27f7-4547-b127-e33d06668b3c&quot;,&quot;properties&quot;:{&quot;noteIndex&quot;:0},&quot;isEdited&quot;:false,&quot;manualOverride&quot;:{&quot;isManuallyOverridden&quot;:false,&quot;citeprocText&quot;:&quot;(Blumenthal et al., 2005; Keil et al., 2022; Picton et al., 2000; Steinhauer et al., 2022)&quot;,&quot;manualOverrideText&quot;:&quot;&quot;},&quot;citationTag&quot;:&quot;MENDELEY_CITATION_v3_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&quot;,&quot;citationItems&quot;:[{&quot;id&quot;:&quot;7f0182e5-6e5e-3151-a351-9018970dc6fa&quot;,&quot;itemData&quot;:{&quot;type&quot;:&quot;article-journal&quot;,&quot;id&quot;:&quot;7f0182e5-6e5e-3151-a351-9018970dc6fa&quot;,&quot;title&quot;:&quot;Guidelines for using human event-related potentials to study cognition: recording standards and publication criteria&quot;,&quot;author&quot;:[{&quot;family&quot;:&quot;Picton&quot;,&quot;given&quot;:&quot;Terence W&quot;,&quot;parse-names&quot;:false,&quot;dropping-particle&quot;:&quot;&quot;,&quot;non-dropping-particle&quot;:&quot;&quot;},{&quot;family&quot;:&quot;Bentin&quot;,&quot;given&quot;:&quot;S&quot;,&quot;parse-names&quot;:false,&quot;dropping-particle&quot;:&quot;&quot;,&quot;non-dropping-particle&quot;:&quot;&quot;},{&quot;family&quot;:&quot;Berg&quot;,&quot;given&quot;:&quot;P&quot;,&quot;parse-names&quot;:false,&quot;dropping-particle&quot;:&quot;&quot;,&quot;non-dropping-particle&quot;:&quot;&quot;},{&quot;family&quot;:&quot;Donchin&quot;,&quot;given&quot;:&quot;Emanuel&quot;,&quot;parse-names&quot;:false,&quot;dropping-particle&quot;:&quot;&quot;,&quot;non-dropping-particle&quot;:&quot;&quot;},{&quot;family&quot;:&quot;Hillyard&quot;,&quot;given&quot;:&quot;S A&quot;,&quot;parse-names&quot;:false,&quot;dropping-particle&quot;:&quot;&quot;,&quot;non-dropping-particle&quot;:&quot;&quot;},{&quot;family&quot;:&quot;Johnson&quot;,&quot;given&quot;:&quot;R&quot;,&quot;parse-names&quot;:false,&quot;dropping-particle&quot;:&quot;&quot;,&quot;non-dropping-particle&quot;:&quot;&quot;},{&quot;family&quot;:&quot;Miller&quot;,&quot;given&quot;:&quot;G A&quot;,&quot;parse-names&quot;:false,&quot;dropping-particle&quot;:&quot;&quot;,&quot;non-dropping-particle&quot;:&quot;&quot;},{&quot;family&quot;:&quot;Ritter&quot;,&quot;given&quot;:&quot;W&quot;,&quot;parse-names&quot;:false,&quot;dropping-particle&quot;:&quot;&quot;,&quot;non-dropping-particle&quot;:&quot;&quot;},{&quot;family&quot;:&quot;Ruchkin&quot;,&quot;given&quot;:&quot;D S&quot;,&quot;parse-names&quot;:false,&quot;dropping-particle&quot;:&quot;&quot;,&quot;non-dropping-particle&quot;:&quot;&quot;},{&quot;family&quot;:&quot;Rugg&quot;,&quot;given&quot;:&quot;M D&quot;,&quot;parse-names&quot;:false,&quot;dropping-particle&quot;:&quot;&quot;,&quot;non-dropping-particle&quot;:&quot;&quot;}],&quot;container-title&quot;:&quot;Psychophysiology&quot;,&quot;container-title-short&quot;:&quot;Psychophysiology&quot;,&quot;ISSN&quot;:&quot;1469-8986&quot;,&quot;issued&quot;:{&quot;date-parts&quot;:[[2000]]},&quot;page&quot;:&quot;127-152&quot;,&quot;publisher&quot;:&quot;Cambridge University Press&quot;,&quot;issue&quot;:&quot;2&quot;,&quot;volume&quot;:&quot;37&quot;},&quot;isTemporary&quot;:false},{&quot;id&quot;:&quot;1b36056e-1591-35ae-9773-26964a074627&quot;,&quot;itemData&quot;:{&quot;type&quot;:&quot;article-journal&quot;,&quot;id&quot;:&quot;1b36056e-1591-35ae-9773-26964a074627&quot;,&quot;title&quot;:&quot;Publication guidelines and recommendations for pupillary measurement in psychophysiological studies&quot;,&quot;author&quot;:[{&quot;family&quot;:&quot;Steinhauer&quot;,&quot;given&quot;:&quot;Stuart R&quot;,&quot;parse-names&quot;:false,&quot;dropping-particle&quot;:&quot;&quot;,&quot;non-dropping-particle&quot;:&quot;&quot;},{&quot;family&quot;:&quot;Bradley&quot;,&quot;given&quot;:&quot;Margaret M&quot;,&quot;parse-names&quot;:false,&quot;dropping-particle&quot;:&quot;&quot;,&quot;non-dropping-particle&quot;:&quot;&quot;},{&quot;family&quot;:&quot;Siegle&quot;,&quot;given&quot;:&quot;Greg J&quot;,&quot;parse-names&quot;:false,&quot;dropping-particle&quot;:&quot;&quot;,&quot;non-dropping-particle&quot;:&quot;&quot;},{&quot;family&quot;:&quot;Roecklein&quot;,&quot;given&quot;:&quot;Kathryn A&quot;,&quot;parse-names&quot;:false,&quot;dropping-particle&quot;:&quot;&quot;,&quot;non-dropping-particle&quot;:&quot;&quot;},{&quot;family&quot;:&quot;Dix&quot;,&quot;given&quot;:&quot;Annika&quot;,&quot;parse-names&quot;:false,&quot;dropping-particle&quot;:&quot;&quot;,&quot;non-dropping-particle&quot;:&quot;&quot;}],&quot;container-title&quot;:&quot;Psychophysiology&quot;,&quot;container-title-short&quot;:&quot;Psychophysiology&quot;,&quot;ISSN&quot;:&quot;0048-5772&quot;,&quot;issued&quot;:{&quot;date-parts&quot;:[[2022]]},&quot;page&quot;:&quot;e14035&quot;,&quot;publisher&quot;:&quot;Wiley Online Library&quot;,&quot;issue&quot;:&quot;4&quot;,&quot;volume&quot;:&quot;59&quot;},&quot;isTemporary&quot;:false},{&quot;id&quot;:&quot;904932d0-0c1e-38fb-b6ad-6f704a39b982&quot;,&quot;itemData&quot;:{&quot;type&quot;:&quot;article-journal&quot;,&quot;id&quot;:&quot;904932d0-0c1e-38fb-b6ad-6f704a39b982&quot;,&quot;title&quot;:&quot;Recommendations and publication guidelines for studies using frequency domain and time‐frequency domain analyses of neural time series&quot;,&quot;author&quot;:[{&quot;family&quot;:&quot;Keil&quot;,&quot;given&quot;:&quot;Andreas&quot;,&quot;parse-names&quot;:false,&quot;dropping-particle&quot;:&quot;&quot;,&quot;non-dropping-particle&quot;:&quot;&quot;},{&quot;family&quot;:&quot;Bernat&quot;,&quot;given&quot;:&quot;Edward M&quot;,&quot;parse-names&quot;:false,&quot;dropping-particle&quot;:&quot;&quot;,&quot;non-dropping-particle&quot;:&quot;&quot;},{&quot;family&quot;:&quot;Cohen&quot;,&quot;given&quot;:&quot;Michael X&quot;,&quot;parse-names&quot;:false,&quot;dropping-particle&quot;:&quot;&quot;,&quot;non-dropping-particle&quot;:&quot;&quot;},{&quot;family&quot;:&quot;Ding&quot;,&quot;given&quot;:&quot;Mingzhou&quot;,&quot;parse-names&quot;:false,&quot;dropping-particle&quot;:&quot;&quot;,&quot;non-dropping-particle&quot;:&quot;&quot;},{&quot;family&quot;:&quot;Fabiani&quot;,&quot;given&quot;:&quot;Monica&quot;,&quot;parse-names&quot;:false,&quot;dropping-particle&quot;:&quot;&quot;,&quot;non-dropping-particle&quot;:&quot;&quot;},{&quot;family&quot;:&quot;Gratton&quot;,&quot;given&quot;:&quot;Gabriele&quot;,&quot;parse-names&quot;:false,&quot;dropping-particle&quot;:&quot;&quot;,&quot;non-dropping-particle&quot;:&quot;&quot;},{&quot;family&quot;:&quot;Kappenman&quot;,&quot;given&quot;:&quot;Emily S&quot;,&quot;parse-names&quot;:false,&quot;dropping-particle&quot;:&quot;&quot;,&quot;non-dropping-particle&quot;:&quot;&quot;},{&quot;family&quot;:&quot;Maris&quot;,&quot;given&quot;:&quot;Eric&quot;,&quot;parse-names&quot;:false,&quot;dropping-particle&quot;:&quot;&quot;,&quot;non-dropping-particle&quot;:&quot;&quot;},{&quot;family&quot;:&quot;Mathewson&quot;,&quot;given&quot;:&quot;Kyle E&quot;,&quot;parse-names&quot;:false,&quot;dropping-particle&quot;:&quot;&quot;,&quot;non-dropping-particle&quot;:&quot;&quot;},{&quot;family&quot;:&quot;Ward&quot;,&quot;given&quot;:&quot;Richard T&quot;,&quot;parse-names&quot;:false,&quot;dropping-particle&quot;:&quot;&quot;,&quot;non-dropping-particle&quot;:&quot;&quot;}],&quot;container-title&quot;:&quot;Psychophysiology&quot;,&quot;container-title-short&quot;:&quot;Psychophysiology&quot;,&quot;ISSN&quot;:&quot;0048-5772&quot;,&quot;issued&quot;:{&quot;date-parts&quot;:[[2022]]},&quot;page&quot;:&quot;e14052&quot;,&quot;publisher&quot;:&quot;Wiley Online Library&quot;,&quot;issue&quot;:&quot;5&quot;,&quot;volume&quot;:&quot;59&quot;},&quot;isTemporary&quot;:false},{&quot;id&quot;:&quot;488f1b9a-7535-3c1b-940e-af275d7b5306&quot;,&quot;itemData&quot;:{&quot;type&quot;:&quot;article-journal&quot;,&quot;id&quot;:&quot;488f1b9a-7535-3c1b-940e-af275d7b5306&quot;,&quot;title&quot;:&quot;Committee report: Guidelines for human startle eyeblink electromyographic studies&quot;,&quot;author&quot;:[{&quot;family&quot;:&quot;Blumenthal&quot;,&quot;given&quot;:&quot;Terry D&quot;,&quot;parse-names&quot;:false,&quot;dropping-particle&quot;:&quot;&quot;,&quot;non-dropping-particle&quot;:&quot;&quot;},{&quot;family&quot;:&quot;Cuthbert&quot;,&quot;given&quot;:&quot;Bruce N&quot;,&quot;parse-names&quot;:false,&quot;dropping-particle&quot;:&quot;&quot;,&quot;non-dropping-particle&quot;:&quot;&quot;},{&quot;family&quot;:&quot;Filion&quot;,&quot;given&quot;:&quot;Diane L&quot;,&quot;parse-names&quot;:false,&quot;dropping-particle&quot;:&quot;&quot;,&quot;non-dropping-particle&quot;:&quot;&quot;},{&quot;family&quot;:&quot;Hackley&quot;,&quot;given&quot;:&quot;Steven&quot;,&quot;parse-names&quot;:false,&quot;dropping-particle&quot;:&quot;&quot;,&quot;non-dropping-particle&quot;:&quot;&quot;},{&quot;family&quot;:&quot;Lipp&quot;,&quot;given&quot;:&quot;Ottmar&quot;,&quot;parse-names&quot;:false,&quot;dropping-particle&quot;:&quot;V&quot;,&quot;non-dropping-particle&quot;:&quot;&quot;},{&quot;family&quot;:&quot;Boxtel&quot;,&quot;given&quot;:&quot;Anton&quot;,&quot;parse-names&quot;:false,&quot;dropping-particle&quot;:&quot;&quot;,&quot;non-dropping-particle&quot;:&quot;Van&quot;}],&quot;container-title&quot;:&quot;Psychophysiology&quot;,&quot;container-title-short&quot;:&quot;Psychophysiology&quot;,&quot;ISSN&quot;:&quot;0048-5772&quot;,&quot;issued&quot;:{&quot;date-parts&quot;:[[2005]]},&quot;page&quot;:&quot;1-15&quot;,&quot;publisher&quot;:&quot;Wiley Online Library&quot;,&quot;issue&quot;:&quot;1&quot;,&quot;volume&quot;:&quot;42&quot;},&quot;isTemporary&quot;:false}]},{&quot;citationID&quot;:&quot;MENDELEY_CITATION_ff72ba4e-d33b-465f-9b7d-f81908c58db7&quot;,&quot;properties&quot;:{&quot;noteIndex&quot;:0},&quot;isEdited&quot;:false,&quot;manualOverride&quot;:{&quot;isManuallyOverridden&quot;:false,&quot;citeprocText&quot;:&quot;(Berntson et al., 2002)&quot;,&quot;manualOverrideText&quot;:&quot;&quot;},&quot;citationTag&quot;:&quot;MENDELEY_CITATION_v3_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&quot;,&quot;citationItems&quot;:[{&quot;id&quot;:&quot;e1164631-3a04-35b2-86ac-b1b4761ff347&quot;,&quot;itemData&quot;:{&quot;type&quot;:&quot;article-journal&quot;,&quot;id&quot;:&quot;e1164631-3a04-35b2-86ac-b1b4761ff347&quot;,&quot;title&quot;:&quot;Psychophysiology&quot;,&quot;author&quot;:[{&quot;family&quot;:&quot;Berntson&quot;,&quot;given&quot;:&quot;Gary G&quot;,&quot;parse-names&quot;:false,&quot;dropping-particle&quot;:&quot;&quot;,&quot;non-dropping-particle&quot;:&quot;&quot;},{&quot;family&quot;:&quot;Cacioppo&quot;,&quot;given&quot;:&quot;John T&quot;,&quot;parse-names&quot;:false,&quot;dropping-particle&quot;:&quot;&quot;,&quot;non-dropping-particle&quot;:&quot;&quot;},{&quot;family&quot;:&quot;Sarter&quot;,&quot;given&quot;:&quot;Martin&quot;,&quot;parse-names&quot;:false,&quot;dropping-particle&quot;:&quot;&quot;,&quot;non-dropping-particle&quot;:&quot;&quot;}],&quot;container-title&quot;:&quot;Biological psychiatry&quot;,&quot;container-title-short&quot;:&quot;Biol Psychiatry&quot;,&quot;issued&quot;:{&quot;date-parts&quot;:[[2002]]},&quot;page&quot;:&quot;123-138&quot;,&quot;publisher&quot;:&quot;Wiley Online Library&quot;},&quot;isTemporary&quot;:false}]},{&quot;citationID&quot;:&quot;MENDELEY_CITATION_bae2bc9a-174c-4702-bfda-09881a3d030e&quot;,&quot;properties&quot;:{&quot;noteIndex&quot;:0},&quot;isEdited&quot;:false,&quot;manualOverride&quot;:{&quot;isManuallyOverridden&quot;:false,&quot;citeprocText&quot;:&quot;(Fabiani, 2015)&quot;,&quot;manualOverrideText&quot;:&quot;&quot;},&quot;citationTag&quot;:&quot;MENDELEY_CITATION_v3_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&quot;,&quot;citationItems&quot;:[{&quot;id&quot;:&quot;bf5aa3b5-0dd4-37bc-8462-8fe39413d5b1&quot;,&quot;itemData&quot;:{&quot;type&quot;:&quot;article&quot;,&quot;id&quot;:&quot;bf5aa3b5-0dd4-37bc-8462-8fe39413d5b1&quot;,&quot;title&quot;:&quot;The embodied brain&quot;,&quot;author&quot;:[{&quot;family&quot;:&quot;Fabiani&quot;,&quot;given&quot;:&quot;Monica&quot;,&quot;parse-names&quot;:false,&quot;dropping-particle&quot;:&quot;&quot;,&quot;non-dropping-particle&quot;:&quot;&quot;}],&quot;container-title&quot;:&quot;Psychophysiology&quot;,&quot;container-title-short&quot;:&quot;Psychophysiology&quot;,&quot;ISBN&quot;:&quot;0048-5772&quot;,&quot;issued&quot;:{&quot;date-parts&quot;:[[2015]]},&quot;page&quot;:&quot;1-5&quot;,&quot;publisher&quot;:&quot;Wiley Online Library&quot;,&quot;issue&quot;:&quot;1&quot;,&quot;volume&quot;:&quot;52&quot;},&quot;isTemporary&quot;:false}]},{&quot;citationID&quot;:&quot;MENDELEY_CITATION_fdac0552-88fc-4c40-b318-cac1a8eba1b7&quot;,&quot;properties&quot;:{&quot;noteIndex&quot;:0},&quot;isEdited&quot;:false,&quot;manualOverride&quot;:{&quot;isManuallyOverridden&quot;:false,&quot;citeprocText&quot;:&quot;(Van Raan, 2014)&quot;,&quot;manualOverrideText&quot;:&quot;&quot;},&quot;citationTag&quot;:&quot;MENDELEY_CITATION_v3_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&quot;,&quot;citationItems&quot;:[{&quot;id&quot;:&quot;e02355f6-fb61-3a2d-8a68-b1fa842086fc&quot;,&quot;itemData&quot;:{&quot;type&quot;:&quot;article-journal&quot;,&quot;id&quot;:&quot;e02355f6-fb61-3a2d-8a68-b1fa842086fc&quot;,&quot;title&quot;:&quot;Advances in bibliometric analysis: research performance assessment and science mapping&quot;,&quot;author&quot;:[{&quot;family&quot;:&quot;Raan&quot;,&quot;given&quot;:&quot;A F&quot;,&quot;parse-names&quot;:false,&quot;dropping-particle&quot;:&quot;&quot;,&quot;non-dropping-particle&quot;:&quot;Van&quot;}],&quot;container-title&quot;:&quot;Bibliometrics Use and Abuse in the Review of Research Performance&quot;,&quot;issued&quot;:{&quot;date-parts&quot;:[[2014]]},&quot;page&quot;:&quot;17-28&quot;,&quot;publisher&quot;:&quot;Portland publishers Portland&quot;,&quot;volume&quot;:&quot;8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5cf8938-1fab-4b5f-b27e-71a690d2669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0D21332E073B547A4F6BE0DC90DF762" ma:contentTypeVersion="16" ma:contentTypeDescription="Creare un nuovo documento." ma:contentTypeScope="" ma:versionID="8bac83c1a0e80f2713f55a46d2fadeb0">
  <xsd:schema xmlns:xsd="http://www.w3.org/2001/XMLSchema" xmlns:xs="http://www.w3.org/2001/XMLSchema" xmlns:p="http://schemas.microsoft.com/office/2006/metadata/properties" xmlns:ns3="b5cf8938-1fab-4b5f-b27e-71a690d26694" xmlns:ns4="8b1f5a12-ce8a-40d5-adce-96de25a3feae" targetNamespace="http://schemas.microsoft.com/office/2006/metadata/properties" ma:root="true" ma:fieldsID="87a0315092b6fad3140a9f62aebe3968" ns3:_="" ns4:_="">
    <xsd:import namespace="b5cf8938-1fab-4b5f-b27e-71a690d26694"/>
    <xsd:import namespace="8b1f5a12-ce8a-40d5-adce-96de25a3fea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8938-1fab-4b5f-b27e-71a690d266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Location" ma:index="22" nillable="true" ma:displayName="Location" ma:description="" ma:indexed="true"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b1f5a12-ce8a-40d5-adce-96de25a3feae" elementFormDefault="qualified">
    <xsd:import namespace="http://schemas.microsoft.com/office/2006/documentManagement/types"/>
    <xsd:import namespace="http://schemas.microsoft.com/office/infopath/2007/PartnerControls"/>
    <xsd:element name="SharedWithUsers" ma:index="17"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Condiviso con dettagli" ma:internalName="SharedWithDetails" ma:readOnly="true">
      <xsd:simpleType>
        <xsd:restriction base="dms:Note">
          <xsd:maxLength value="255"/>
        </xsd:restriction>
      </xsd:simpleType>
    </xsd:element>
    <xsd:element name="SharingHintHash" ma:index="19"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EABF3-6B98-42DD-A41A-95D0A83485D3}">
  <ds:schemaRefs>
    <ds:schemaRef ds:uri="http://schemas.microsoft.com/office/2006/metadata/properties"/>
    <ds:schemaRef ds:uri="http://schemas.microsoft.com/office/infopath/2007/PartnerControls"/>
    <ds:schemaRef ds:uri="b5cf8938-1fab-4b5f-b27e-71a690d26694"/>
  </ds:schemaRefs>
</ds:datastoreItem>
</file>

<file path=customXml/itemProps2.xml><?xml version="1.0" encoding="utf-8"?>
<ds:datastoreItem xmlns:ds="http://schemas.openxmlformats.org/officeDocument/2006/customXml" ds:itemID="{874C1F48-C03B-47FF-91C9-6FF9FD040E79}">
  <ds:schemaRefs>
    <ds:schemaRef ds:uri="http://schemas.microsoft.com/sharepoint/v3/contenttype/forms"/>
  </ds:schemaRefs>
</ds:datastoreItem>
</file>

<file path=customXml/itemProps3.xml><?xml version="1.0" encoding="utf-8"?>
<ds:datastoreItem xmlns:ds="http://schemas.openxmlformats.org/officeDocument/2006/customXml" ds:itemID="{A64836B1-D71D-4AF5-A546-A2A1EFAC9A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8938-1fab-4b5f-b27e-71a690d26694"/>
    <ds:schemaRef ds:uri="8b1f5a12-ce8a-40d5-adce-96de25a3fe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5E60B3-C6E9-4759-A917-C0A9D180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1866</Words>
  <Characters>11105</Characters>
  <Application>Microsoft Office Word</Application>
  <DocSecurity>0</DocSecurity>
  <Lines>252</Lines>
  <Paragraphs>123</Paragraphs>
  <ScaleCrop>false</ScaleCrop>
  <HeadingPairs>
    <vt:vector size="6" baseType="variant">
      <vt:variant>
        <vt:lpstr>Titel</vt:lpstr>
      </vt:variant>
      <vt:variant>
        <vt:i4>1</vt:i4>
      </vt:variant>
      <vt:variant>
        <vt:lpstr>Titolo</vt:lpstr>
      </vt:variant>
      <vt:variant>
        <vt:i4>1</vt:i4>
      </vt:variant>
      <vt:variant>
        <vt:lpstr>Title</vt:lpstr>
      </vt:variant>
      <vt:variant>
        <vt:i4>1</vt:i4>
      </vt:variant>
    </vt:vector>
  </HeadingPairs>
  <TitlesOfParts>
    <vt:vector size="3" baseType="lpstr">
      <vt:lpstr/>
      <vt:lpstr/>
      <vt:lpstr/>
    </vt:vector>
  </TitlesOfParts>
  <Company>Università degli Studi di Padova</Company>
  <LinksUpToDate>false</LinksUpToDate>
  <CharactersWithSpaces>12848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Carola Dell'Acqua</dc:creator>
  <cp:keywords/>
  <dc:description/>
  <cp:lastModifiedBy>Christian Panitz</cp:lastModifiedBy>
  <cp:revision>18</cp:revision>
  <dcterms:created xsi:type="dcterms:W3CDTF">2024-03-23T10:39:00Z</dcterms:created>
  <dcterms:modified xsi:type="dcterms:W3CDTF">2024-03-24T01:01:00Z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facfa2b4e422a55fdeb8415ed30a1def95054fafc1444fa24ab3f20497efb74a</vt:lpwstr>
  </property>
  <property fmtid="{D5CDD505-2E9C-101B-9397-08002B2CF9AE}" pid="3" name="ContentTypeId">
    <vt:lpwstr>0x010100A0D21332E073B547A4F6BE0DC90DF762</vt:lpwstr>
  </property>
</Properties>
</file>